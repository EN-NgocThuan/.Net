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ABCA8" w14:textId="0F8FD11A" w:rsidR="00466284" w:rsidRDefault="70E1C37C"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BỘ CÔNG THƯƠNG</w:t>
      </w:r>
    </w:p>
    <w:p w14:paraId="41B7727A" w14:textId="149D4159" w:rsidR="00466284" w:rsidRDefault="70E1C37C"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TRƯỜNG ĐẠI HỌC CÔNG NGHIỆP THỰC PHẨM TP.HỒ CHÍ MINH</w:t>
      </w:r>
    </w:p>
    <w:p w14:paraId="1F0B1B6D" w14:textId="161626E4" w:rsidR="00466284" w:rsidRDefault="70E1C37C"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KHOA CÔNG NGHỆ THÔNG TIN</w:t>
      </w:r>
    </w:p>
    <w:p w14:paraId="607D6F9F" w14:textId="78E5F997" w:rsidR="00466284" w:rsidRDefault="70E1C37C" w:rsidP="32AE5A20">
      <w:pPr>
        <w:jc w:val="center"/>
        <w:rPr>
          <w:rFonts w:ascii="Times New Roman" w:eastAsia="Times New Roman" w:hAnsi="Times New Roman" w:cs="Times New Roman"/>
          <w:b/>
          <w:bCs/>
          <w:sz w:val="28"/>
          <w:szCs w:val="28"/>
        </w:rPr>
      </w:pPr>
      <w:r>
        <w:t>-----o0o----</w:t>
      </w:r>
    </w:p>
    <w:p w14:paraId="26C06376" w14:textId="6C9CF6D8" w:rsidR="00466284" w:rsidRDefault="70E1C37C" w:rsidP="32AE5A20">
      <w:pPr>
        <w:jc w:val="center"/>
      </w:pPr>
      <w:r>
        <w:t xml:space="preserve"> </w:t>
      </w:r>
      <w:r w:rsidR="207673B8">
        <w:rPr>
          <w:noProof/>
        </w:rPr>
        <w:drawing>
          <wp:inline distT="0" distB="0" distL="0" distR="0" wp14:anchorId="211C86B6" wp14:editId="25E66423">
            <wp:extent cx="2143125" cy="2143125"/>
            <wp:effectExtent l="0" t="0" r="0" b="0"/>
            <wp:docPr id="324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CE4E253" w14:textId="10B770F7" w:rsidR="00466284" w:rsidRDefault="70E1C37C" w:rsidP="32AE5A20">
      <w:r>
        <w:t xml:space="preserve"> </w:t>
      </w:r>
    </w:p>
    <w:p w14:paraId="78A4FCBA" w14:textId="63E3C0F6" w:rsidR="00466284" w:rsidRDefault="70E1C37C"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 xml:space="preserve"> </w:t>
      </w:r>
    </w:p>
    <w:p w14:paraId="6ED73758" w14:textId="0AF5F92A" w:rsidR="00466284" w:rsidRDefault="70E1C37C"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TIỂU LUẬN HỌC PHẦN:</w:t>
      </w:r>
      <w:r w:rsidR="3E6DCB82" w:rsidRPr="32AE5A20">
        <w:rPr>
          <w:rFonts w:ascii="Times New Roman" w:eastAsia="Times New Roman" w:hAnsi="Times New Roman" w:cs="Times New Roman"/>
          <w:b/>
          <w:bCs/>
          <w:sz w:val="28"/>
          <w:szCs w:val="28"/>
        </w:rPr>
        <w:t xml:space="preserve"> TRÍ TUỆ NHÂN TẠO</w:t>
      </w:r>
    </w:p>
    <w:p w14:paraId="14FE4296" w14:textId="7D9B711C" w:rsidR="00466284" w:rsidRDefault="70E1C37C" w:rsidP="32AE5A20">
      <w:r>
        <w:t xml:space="preserve"> </w:t>
      </w:r>
    </w:p>
    <w:p w14:paraId="7C5FF3A7" w14:textId="5D271A3C" w:rsidR="00466284" w:rsidRDefault="70E1C37C" w:rsidP="32AE5A20">
      <w:r>
        <w:t xml:space="preserve"> </w:t>
      </w:r>
    </w:p>
    <w:p w14:paraId="7BD621D5" w14:textId="277FC263" w:rsidR="00466284" w:rsidRDefault="70E1C37C" w:rsidP="4740B09B">
      <w:pPr>
        <w:jc w:val="center"/>
      </w:pPr>
      <w:r w:rsidRPr="4740B09B">
        <w:rPr>
          <w:b/>
          <w:bCs/>
          <w:sz w:val="30"/>
          <w:szCs w:val="30"/>
        </w:rPr>
        <w:t>TÊN ĐỀ TÀI</w:t>
      </w:r>
      <w:r w:rsidR="4D350AEC" w:rsidRPr="4740B09B">
        <w:rPr>
          <w:b/>
          <w:bCs/>
          <w:sz w:val="30"/>
          <w:szCs w:val="30"/>
        </w:rPr>
        <w:t>:</w:t>
      </w:r>
      <w:r w:rsidR="47BF251E" w:rsidRPr="4740B09B">
        <w:rPr>
          <w:b/>
          <w:bCs/>
          <w:sz w:val="30"/>
          <w:szCs w:val="30"/>
        </w:rPr>
        <w:t xml:space="preserve"> QUẢN LÝ CỬA HÀNG VẬT LIỆU XÂY DỰNG</w:t>
      </w:r>
    </w:p>
    <w:p w14:paraId="6367A156" w14:textId="22899093" w:rsidR="00466284" w:rsidRDefault="70E1C37C" w:rsidP="32AE5A20">
      <w:r>
        <w:t xml:space="preserve"> </w:t>
      </w:r>
    </w:p>
    <w:p w14:paraId="15CC01BD" w14:textId="46C568C9" w:rsidR="00466284" w:rsidRDefault="70E1C37C" w:rsidP="32AE5A20">
      <w:pPr>
        <w:rPr>
          <w:b/>
          <w:bCs/>
          <w:sz w:val="28"/>
          <w:szCs w:val="28"/>
        </w:rPr>
      </w:pPr>
      <w:r w:rsidRPr="4740B09B">
        <w:rPr>
          <w:b/>
          <w:bCs/>
          <w:sz w:val="28"/>
          <w:szCs w:val="28"/>
        </w:rPr>
        <w:t>NHÓM:</w:t>
      </w:r>
      <w:r w:rsidR="5D809A2C" w:rsidRPr="4740B09B">
        <w:rPr>
          <w:b/>
          <w:bCs/>
          <w:sz w:val="28"/>
          <w:szCs w:val="28"/>
        </w:rPr>
        <w:t>3</w:t>
      </w:r>
    </w:p>
    <w:p w14:paraId="323E6130" w14:textId="5FAAC640" w:rsidR="00466284" w:rsidRDefault="70E1C37C" w:rsidP="32AE5A20">
      <w:r>
        <w:t xml:space="preserve">                                                         </w:t>
      </w:r>
    </w:p>
    <w:p w14:paraId="6B3F8DD9" w14:textId="64ACE603" w:rsidR="00466284" w:rsidRDefault="70E1C37C" w:rsidP="32AE5A20">
      <w:r>
        <w:t xml:space="preserve"> </w:t>
      </w:r>
    </w:p>
    <w:p w14:paraId="4E30DC8A" w14:textId="3626ABA0" w:rsidR="00466284" w:rsidRDefault="70E1C37C" w:rsidP="32AE5A20">
      <w:r>
        <w:t xml:space="preserve"> </w:t>
      </w:r>
    </w:p>
    <w:p w14:paraId="1E45C7D3" w14:textId="2DE2F663" w:rsidR="00466284" w:rsidRDefault="70E1C37C" w:rsidP="32AE5A20">
      <w:r>
        <w:t xml:space="preserve"> </w:t>
      </w:r>
    </w:p>
    <w:p w14:paraId="79514611" w14:textId="2EEE0B69" w:rsidR="00466284" w:rsidRDefault="70E1C37C" w:rsidP="32AE5A20">
      <w:r>
        <w:t xml:space="preserve"> </w:t>
      </w:r>
    </w:p>
    <w:p w14:paraId="72A13AB1" w14:textId="18A9DDF6" w:rsidR="00466284" w:rsidRDefault="70E1C37C" w:rsidP="32AE5A20">
      <w:r>
        <w:t xml:space="preserve"> </w:t>
      </w:r>
    </w:p>
    <w:p w14:paraId="192DE4BE" w14:textId="50EDC5DB" w:rsidR="00466284" w:rsidRDefault="00466284" w:rsidP="4740B09B">
      <w:pPr>
        <w:jc w:val="center"/>
        <w:rPr>
          <w:b/>
          <w:bCs/>
          <w:sz w:val="28"/>
          <w:szCs w:val="28"/>
        </w:rPr>
      </w:pPr>
    </w:p>
    <w:p w14:paraId="09164022" w14:textId="5F987657" w:rsidR="00466284" w:rsidRDefault="00466284" w:rsidP="4740B09B">
      <w:pPr>
        <w:jc w:val="center"/>
        <w:rPr>
          <w:b/>
          <w:bCs/>
          <w:sz w:val="28"/>
          <w:szCs w:val="28"/>
        </w:rPr>
      </w:pPr>
    </w:p>
    <w:p w14:paraId="4EE20EA7" w14:textId="5D1D1D0F" w:rsidR="00466284" w:rsidRDefault="70E1C37C" w:rsidP="32AE5A20">
      <w:pPr>
        <w:jc w:val="center"/>
        <w:rPr>
          <w:b/>
          <w:bCs/>
          <w:sz w:val="28"/>
          <w:szCs w:val="28"/>
        </w:rPr>
      </w:pPr>
      <w:r w:rsidRPr="4740B09B">
        <w:rPr>
          <w:b/>
          <w:bCs/>
          <w:sz w:val="28"/>
          <w:szCs w:val="28"/>
        </w:rPr>
        <w:t xml:space="preserve">Thành phố Hồ Chí Minh, </w:t>
      </w:r>
      <w:r w:rsidR="5127AE09" w:rsidRPr="4740B09B">
        <w:rPr>
          <w:b/>
          <w:bCs/>
          <w:sz w:val="28"/>
          <w:szCs w:val="28"/>
        </w:rPr>
        <w:t xml:space="preserve">19 </w:t>
      </w:r>
      <w:r w:rsidRPr="4740B09B">
        <w:rPr>
          <w:b/>
          <w:bCs/>
          <w:sz w:val="28"/>
          <w:szCs w:val="28"/>
        </w:rPr>
        <w:t xml:space="preserve">tháng   </w:t>
      </w:r>
      <w:r w:rsidR="6B941635" w:rsidRPr="4740B09B">
        <w:rPr>
          <w:b/>
          <w:bCs/>
          <w:sz w:val="28"/>
          <w:szCs w:val="28"/>
        </w:rPr>
        <w:t>12</w:t>
      </w:r>
      <w:r w:rsidRPr="4740B09B">
        <w:rPr>
          <w:b/>
          <w:bCs/>
          <w:sz w:val="28"/>
          <w:szCs w:val="28"/>
        </w:rPr>
        <w:t xml:space="preserve"> năm 2021 </w:t>
      </w:r>
    </w:p>
    <w:p w14:paraId="36B01474" w14:textId="7E1F8D83" w:rsidR="00466284" w:rsidRDefault="00466284" w:rsidP="32AE5A20"/>
    <w:p w14:paraId="4DD32A7D" w14:textId="28BC4413" w:rsidR="71D53B70" w:rsidRDefault="71D53B70" w:rsidP="4740B09B">
      <w:pPr>
        <w:rPr>
          <w:rFonts w:ascii="Times New Roman" w:eastAsia="Times New Roman" w:hAnsi="Times New Roman" w:cs="Times New Roman"/>
          <w:b/>
          <w:bCs/>
          <w:sz w:val="28"/>
          <w:szCs w:val="28"/>
        </w:rPr>
      </w:pPr>
    </w:p>
    <w:p w14:paraId="72F7AC8B" w14:textId="1BC1127C" w:rsidR="1CC14D41" w:rsidRDefault="1CC14D41" w:rsidP="1CC14D41">
      <w:pPr>
        <w:jc w:val="center"/>
        <w:rPr>
          <w:ins w:id="0" w:author="PHAN CÙ NGỌC THUẬN" w:date="2022-12-21T17:13:00Z"/>
          <w:rFonts w:ascii="Times New Roman" w:eastAsia="Times New Roman" w:hAnsi="Times New Roman" w:cs="Times New Roman"/>
          <w:b/>
          <w:bCs/>
          <w:sz w:val="28"/>
          <w:szCs w:val="28"/>
        </w:rPr>
      </w:pPr>
    </w:p>
    <w:p w14:paraId="5CF1EA75" w14:textId="5EB6C392" w:rsidR="1CC14D41" w:rsidRDefault="1CC14D41" w:rsidP="1CC14D41">
      <w:pPr>
        <w:jc w:val="center"/>
        <w:rPr>
          <w:ins w:id="1" w:author="PHAN CÙ NGỌC THUẬN" w:date="2022-12-21T17:13:00Z"/>
          <w:rFonts w:ascii="Times New Roman" w:eastAsia="Times New Roman" w:hAnsi="Times New Roman" w:cs="Times New Roman"/>
          <w:b/>
          <w:bCs/>
          <w:sz w:val="28"/>
          <w:szCs w:val="28"/>
        </w:rPr>
      </w:pPr>
    </w:p>
    <w:p w14:paraId="11E59761" w14:textId="41D5E809" w:rsidR="71D53B70" w:rsidRDefault="71D53B70" w:rsidP="4740B09B">
      <w:pPr>
        <w:jc w:val="center"/>
        <w:rPr>
          <w:rFonts w:ascii="Times New Roman" w:eastAsia="Times New Roman" w:hAnsi="Times New Roman" w:cs="Times New Roman"/>
          <w:b/>
          <w:bCs/>
          <w:sz w:val="28"/>
          <w:szCs w:val="28"/>
        </w:rPr>
      </w:pPr>
      <w:r w:rsidRPr="4740B09B">
        <w:rPr>
          <w:rFonts w:ascii="Times New Roman" w:eastAsia="Times New Roman" w:hAnsi="Times New Roman" w:cs="Times New Roman"/>
          <w:b/>
          <w:bCs/>
          <w:sz w:val="28"/>
          <w:szCs w:val="28"/>
        </w:rPr>
        <w:t>BỘ CÔNG THƯƠNG</w:t>
      </w:r>
    </w:p>
    <w:p w14:paraId="589CFFF1" w14:textId="149D4159" w:rsidR="71D53B70" w:rsidRDefault="71D53B70"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TRƯỜNG ĐẠI HỌC CÔNG NGHIỆP THỰC PHẨM TP.HỒ CHÍ MINH</w:t>
      </w:r>
    </w:p>
    <w:p w14:paraId="17979E9E" w14:textId="161626E4" w:rsidR="71D53B70" w:rsidRDefault="71D53B70" w:rsidP="32AE5A20">
      <w:pPr>
        <w:jc w:val="center"/>
        <w:rPr>
          <w:rFonts w:ascii="Times New Roman" w:eastAsia="Times New Roman" w:hAnsi="Times New Roman" w:cs="Times New Roman"/>
          <w:b/>
          <w:bCs/>
          <w:sz w:val="28"/>
          <w:szCs w:val="28"/>
        </w:rPr>
      </w:pPr>
      <w:r w:rsidRPr="32AE5A20">
        <w:rPr>
          <w:rFonts w:ascii="Times New Roman" w:eastAsia="Times New Roman" w:hAnsi="Times New Roman" w:cs="Times New Roman"/>
          <w:b/>
          <w:bCs/>
          <w:sz w:val="28"/>
          <w:szCs w:val="28"/>
        </w:rPr>
        <w:t>KHOA CÔNG NGHỆ THÔNG TIN</w:t>
      </w:r>
    </w:p>
    <w:p w14:paraId="682B08DA" w14:textId="78E5F997" w:rsidR="71D53B70" w:rsidRDefault="71D53B70" w:rsidP="32AE5A20">
      <w:pPr>
        <w:jc w:val="center"/>
        <w:rPr>
          <w:rFonts w:ascii="Times New Roman" w:eastAsia="Times New Roman" w:hAnsi="Times New Roman" w:cs="Times New Roman"/>
          <w:b/>
          <w:bCs/>
          <w:sz w:val="28"/>
          <w:szCs w:val="28"/>
        </w:rPr>
      </w:pPr>
      <w:r>
        <w:t>-----o0o----</w:t>
      </w:r>
    </w:p>
    <w:p w14:paraId="4EDD6FAF" w14:textId="2D7EB7A4" w:rsidR="71D53B70" w:rsidRDefault="71D53B70" w:rsidP="32AE5A20">
      <w:pPr>
        <w:jc w:val="center"/>
      </w:pPr>
      <w:r>
        <w:rPr>
          <w:noProof/>
        </w:rPr>
        <w:drawing>
          <wp:inline distT="0" distB="0" distL="0" distR="0" wp14:anchorId="4E33C201" wp14:editId="08448436">
            <wp:extent cx="2143125" cy="2143125"/>
            <wp:effectExtent l="0" t="0" r="0" b="0"/>
            <wp:docPr id="750549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8AC2C69" w14:textId="75BDE651" w:rsidR="0893F18B" w:rsidRDefault="0893F18B" w:rsidP="32AE5A20">
      <w:r>
        <w:t xml:space="preserve"> </w:t>
      </w:r>
    </w:p>
    <w:p w14:paraId="39C67C4E" w14:textId="271E61F4" w:rsidR="0893F18B" w:rsidRDefault="0893F18B" w:rsidP="32AE5A20">
      <w:r>
        <w:t xml:space="preserve"> </w:t>
      </w:r>
    </w:p>
    <w:p w14:paraId="48D57DF2" w14:textId="44B3B938" w:rsidR="0893F18B" w:rsidRDefault="0893F18B" w:rsidP="32AE5A20">
      <w:r>
        <w:t xml:space="preserve"> </w:t>
      </w:r>
    </w:p>
    <w:p w14:paraId="058E7809" w14:textId="09C45A3D" w:rsidR="2911353E" w:rsidRDefault="2911353E" w:rsidP="4740B09B">
      <w:pPr>
        <w:jc w:val="center"/>
        <w:rPr>
          <w:b/>
          <w:bCs/>
          <w:sz w:val="30"/>
          <w:szCs w:val="30"/>
        </w:rPr>
      </w:pPr>
      <w:r w:rsidRPr="4740B09B">
        <w:rPr>
          <w:b/>
          <w:bCs/>
          <w:sz w:val="30"/>
          <w:szCs w:val="30"/>
        </w:rPr>
        <w:t>TÊN ĐỀ TÀI:</w:t>
      </w:r>
      <w:r w:rsidR="6D4F22A9" w:rsidRPr="4740B09B">
        <w:rPr>
          <w:b/>
          <w:bCs/>
          <w:sz w:val="30"/>
          <w:szCs w:val="30"/>
        </w:rPr>
        <w:t xml:space="preserve"> QUẢN LÝ CỬA HÀNG VẬT LIỆU XÂY DỰNG</w:t>
      </w:r>
    </w:p>
    <w:p w14:paraId="764D86C8" w14:textId="3D451587" w:rsidR="0893F18B" w:rsidRDefault="0893F18B" w:rsidP="32AE5A20">
      <w:r>
        <w:t xml:space="preserve"> </w:t>
      </w:r>
    </w:p>
    <w:p w14:paraId="6F71EA18" w14:textId="027908FA" w:rsidR="0893F18B" w:rsidRDefault="0893F18B" w:rsidP="32AE5A20">
      <w:pPr>
        <w:jc w:val="both"/>
        <w:rPr>
          <w:rFonts w:ascii="Times New Roman" w:eastAsia="Times New Roman" w:hAnsi="Times New Roman" w:cs="Times New Roman"/>
          <w:sz w:val="28"/>
          <w:szCs w:val="28"/>
        </w:rPr>
      </w:pPr>
      <w:r w:rsidRPr="4740B09B">
        <w:rPr>
          <w:rFonts w:ascii="Times New Roman" w:eastAsia="Times New Roman" w:hAnsi="Times New Roman" w:cs="Times New Roman"/>
          <w:sz w:val="28"/>
          <w:szCs w:val="28"/>
        </w:rPr>
        <w:t>Nhóm:</w:t>
      </w:r>
      <w:r w:rsidR="3653EBCA" w:rsidRPr="4740B09B">
        <w:rPr>
          <w:rFonts w:ascii="Times New Roman" w:eastAsia="Times New Roman" w:hAnsi="Times New Roman" w:cs="Times New Roman"/>
          <w:sz w:val="28"/>
          <w:szCs w:val="28"/>
        </w:rPr>
        <w:t>3</w:t>
      </w:r>
    </w:p>
    <w:p w14:paraId="115B578C" w14:textId="652FEAB7" w:rsidR="0893F18B" w:rsidRDefault="0893F18B" w:rsidP="32AE5A20">
      <w:pPr>
        <w:jc w:val="both"/>
        <w:rPr>
          <w:rFonts w:ascii="Times New Roman" w:eastAsia="Times New Roman" w:hAnsi="Times New Roman" w:cs="Times New Roman"/>
          <w:sz w:val="28"/>
          <w:szCs w:val="28"/>
        </w:rPr>
      </w:pPr>
      <w:r w:rsidRPr="4740B09B">
        <w:rPr>
          <w:rFonts w:ascii="Times New Roman" w:eastAsia="Times New Roman" w:hAnsi="Times New Roman" w:cs="Times New Roman"/>
          <w:sz w:val="28"/>
          <w:szCs w:val="28"/>
        </w:rPr>
        <w:t>Thành viên:</w:t>
      </w:r>
    </w:p>
    <w:p w14:paraId="7A4C4924" w14:textId="5327D152" w:rsidR="000179BB" w:rsidRDefault="000179BB" w:rsidP="32AE5A2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w:t>
      </w:r>
      <w:r w:rsidRPr="4740B09B">
        <w:rPr>
          <w:rFonts w:ascii="Times New Roman" w:eastAsia="Times New Roman" w:hAnsi="Times New Roman" w:cs="Times New Roman"/>
          <w:sz w:val="28"/>
          <w:szCs w:val="28"/>
        </w:rPr>
        <w:t xml:space="preserve"> – 2001207186 – Phan Cù Ngọc Thuận</w:t>
      </w:r>
    </w:p>
    <w:p w14:paraId="469C7443" w14:textId="4E9E0FED" w:rsidR="2A452715" w:rsidRDefault="000179BB" w:rsidP="4740B09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2</w:t>
      </w:r>
      <w:r w:rsidR="2A452715" w:rsidRPr="4740B09B">
        <w:rPr>
          <w:rFonts w:ascii="Times New Roman" w:eastAsia="Times New Roman" w:hAnsi="Times New Roman" w:cs="Times New Roman"/>
          <w:sz w:val="28"/>
          <w:szCs w:val="28"/>
        </w:rPr>
        <w:t xml:space="preserve"> – 2001294728 - Nguyễn Thanh Phước</w:t>
      </w:r>
    </w:p>
    <w:p w14:paraId="11385495" w14:textId="7C28EB18" w:rsidR="0893F18B" w:rsidRDefault="0893F18B" w:rsidP="4740B09B">
      <w:pPr>
        <w:jc w:val="both"/>
        <w:rPr>
          <w:rFonts w:ascii="Times New Roman" w:eastAsia="Times New Roman" w:hAnsi="Times New Roman" w:cs="Times New Roman"/>
          <w:sz w:val="28"/>
          <w:szCs w:val="28"/>
        </w:rPr>
      </w:pPr>
      <w:r w:rsidRPr="4740B09B">
        <w:rPr>
          <w:rFonts w:ascii="Times New Roman" w:eastAsia="Times New Roman" w:hAnsi="Times New Roman" w:cs="Times New Roman"/>
          <w:sz w:val="28"/>
          <w:szCs w:val="28"/>
        </w:rPr>
        <w:t>Giảng viên hướng dẫn:</w:t>
      </w:r>
      <w:r w:rsidR="31E3882B" w:rsidRPr="4740B09B">
        <w:rPr>
          <w:rFonts w:ascii="Times New Roman" w:eastAsia="Times New Roman" w:hAnsi="Times New Roman" w:cs="Times New Roman"/>
          <w:sz w:val="28"/>
          <w:szCs w:val="28"/>
        </w:rPr>
        <w:t xml:space="preserve"> Hoàng Xuân Bách</w:t>
      </w:r>
    </w:p>
    <w:p w14:paraId="7EE6965C" w14:textId="65A2574C" w:rsidR="0893F18B" w:rsidRDefault="59C90F02" w:rsidP="1CC14D41">
      <w:pPr>
        <w:jc w:val="center"/>
        <w:rPr>
          <w:b/>
          <w:bCs/>
          <w:sz w:val="28"/>
          <w:szCs w:val="28"/>
        </w:rPr>
      </w:pPr>
      <w:r>
        <w:t xml:space="preserve">   </w:t>
      </w:r>
    </w:p>
    <w:p w14:paraId="632A3A28" w14:textId="35A10FE3" w:rsidR="0893F18B" w:rsidRDefault="0893F18B" w:rsidP="32AE5A20">
      <w:pPr>
        <w:jc w:val="center"/>
      </w:pPr>
    </w:p>
    <w:p w14:paraId="434F0BE1" w14:textId="3D7490F1" w:rsidR="0893F18B" w:rsidRDefault="59C90F02" w:rsidP="32AE5A20">
      <w:pPr>
        <w:jc w:val="center"/>
        <w:rPr>
          <w:b/>
          <w:bCs/>
          <w:sz w:val="28"/>
          <w:szCs w:val="28"/>
        </w:rPr>
      </w:pPr>
      <w:r>
        <w:t xml:space="preserve"> </w:t>
      </w:r>
      <w:r w:rsidR="3E9399CD" w:rsidRPr="1CC14D41">
        <w:rPr>
          <w:b/>
          <w:bCs/>
          <w:sz w:val="28"/>
          <w:szCs w:val="28"/>
        </w:rPr>
        <w:t>Thành phố Hồ Chí Minh, 19 tháng   12 năm 2021</w:t>
      </w:r>
    </w:p>
    <w:p w14:paraId="5874642B" w14:textId="0526576B" w:rsidR="32AE5A20" w:rsidRDefault="32AE5A20" w:rsidP="32AE5A20"/>
    <w:p w14:paraId="71CF6811" w14:textId="6A0B074D" w:rsidR="0893F18B" w:rsidRDefault="0893F18B" w:rsidP="32AE5A20">
      <w:r>
        <w:t xml:space="preserve"> </w:t>
      </w:r>
    </w:p>
    <w:p w14:paraId="44240298" w14:textId="77777777" w:rsidR="000179BB" w:rsidRDefault="000179BB" w:rsidP="32AE5A20"/>
    <w:p w14:paraId="7486B370" w14:textId="21A7A163" w:rsidR="391CBBA8" w:rsidRDefault="77A73005" w:rsidP="1CC14D41">
      <w:pPr>
        <w:jc w:val="center"/>
        <w:rPr>
          <w:rFonts w:ascii="Calibri" w:eastAsia="Calibri" w:hAnsi="Calibri" w:cs="Calibri"/>
          <w:b/>
          <w:bCs/>
          <w:sz w:val="28"/>
          <w:szCs w:val="28"/>
        </w:rPr>
      </w:pPr>
      <w:r w:rsidRPr="5F240D9C">
        <w:rPr>
          <w:rFonts w:ascii="Calibri" w:eastAsia="Calibri" w:hAnsi="Calibri" w:cs="Calibri"/>
          <w:b/>
          <w:bCs/>
          <w:sz w:val="28"/>
          <w:szCs w:val="28"/>
        </w:rPr>
        <w:lastRenderedPageBreak/>
        <w:t xml:space="preserve">LỜI CAM ĐOAN </w:t>
      </w:r>
    </w:p>
    <w:p w14:paraId="316E9F66" w14:textId="36ADABC4" w:rsidR="391CBBA8" w:rsidRDefault="77A73005" w:rsidP="1CC14D41">
      <w:pPr>
        <w:jc w:val="both"/>
        <w:rPr>
          <w:rFonts w:ascii="Times New Roman" w:eastAsia="Times New Roman" w:hAnsi="Times New Roman" w:cs="Times New Roman"/>
          <w:sz w:val="26"/>
          <w:szCs w:val="26"/>
        </w:rPr>
      </w:pPr>
      <w:r w:rsidRPr="1CC14D41">
        <w:rPr>
          <w:rFonts w:ascii="Times New Roman" w:eastAsia="Times New Roman" w:hAnsi="Times New Roman" w:cs="Times New Roman"/>
          <w:sz w:val="26"/>
          <w:szCs w:val="26"/>
        </w:rPr>
        <w:t xml:space="preserve">Chúng em xin cam đoan đề tài: QUẢN LÝ CỬA HÀNG VẬT LIỆU XÂY DỰNG do nhóm 12 nghiên cứu và thực hiện. Em/ chúng em đã kiểm tra dữ liệu theo quy định hiện hành. Kết quả bài làm của đề tài là trung thực và không sao chép từ bất kỳ bài tập của nhóm khác. Các tài liệu được sử dụng trong tiểu luận có nguồn gốc, xuất xứ rõ ràng. </w:t>
      </w:r>
    </w:p>
    <w:p w14:paraId="7C24276B" w14:textId="1975FDC7" w:rsidR="391CBBA8" w:rsidRDefault="77A73005" w:rsidP="1CC14D41">
      <w:pPr>
        <w:ind w:left="6480"/>
        <w:jc w:val="both"/>
        <w:rPr>
          <w:rFonts w:ascii="Times New Roman" w:eastAsia="Times New Roman" w:hAnsi="Times New Roman" w:cs="Times New Roman"/>
          <w:sz w:val="26"/>
          <w:szCs w:val="26"/>
        </w:rPr>
      </w:pPr>
      <w:r w:rsidRPr="1CC14D41">
        <w:rPr>
          <w:rFonts w:ascii="Times New Roman" w:eastAsia="Times New Roman" w:hAnsi="Times New Roman" w:cs="Times New Roman"/>
          <w:sz w:val="26"/>
          <w:szCs w:val="26"/>
        </w:rPr>
        <w:t xml:space="preserve">(Ký và ghi rõ họ tên) </w:t>
      </w:r>
    </w:p>
    <w:p w14:paraId="076E2159" w14:textId="1C3EFEF9" w:rsidR="391CBBA8" w:rsidRDefault="77A73005" w:rsidP="1CC14D41">
      <w:pPr>
        <w:ind w:left="6480" w:firstLine="720"/>
        <w:jc w:val="both"/>
        <w:rPr>
          <w:rFonts w:ascii="Times New Roman" w:eastAsia="Times New Roman" w:hAnsi="Times New Roman" w:cs="Times New Roman"/>
          <w:sz w:val="26"/>
          <w:szCs w:val="26"/>
        </w:rPr>
      </w:pPr>
      <w:r w:rsidRPr="1CC14D41">
        <w:rPr>
          <w:rFonts w:ascii="Times New Roman" w:eastAsia="Times New Roman" w:hAnsi="Times New Roman" w:cs="Times New Roman"/>
          <w:sz w:val="26"/>
          <w:szCs w:val="26"/>
        </w:rPr>
        <w:t xml:space="preserve">Thuận </w:t>
      </w:r>
    </w:p>
    <w:p w14:paraId="6FF9348C" w14:textId="673166E8" w:rsidR="391CBBA8" w:rsidRDefault="77A73005" w:rsidP="1CC14D41">
      <w:pPr>
        <w:ind w:left="5760" w:firstLine="720"/>
        <w:jc w:val="both"/>
        <w:rPr>
          <w:rFonts w:ascii="Times New Roman" w:eastAsia="Times New Roman" w:hAnsi="Times New Roman" w:cs="Times New Roman"/>
          <w:sz w:val="26"/>
          <w:szCs w:val="26"/>
        </w:rPr>
      </w:pPr>
      <w:r w:rsidRPr="1CC14D41">
        <w:rPr>
          <w:rFonts w:ascii="Times New Roman" w:eastAsia="Times New Roman" w:hAnsi="Times New Roman" w:cs="Times New Roman"/>
          <w:sz w:val="26"/>
          <w:szCs w:val="26"/>
        </w:rPr>
        <w:t>Phan Cù Ngọc Thuận</w:t>
      </w:r>
    </w:p>
    <w:p w14:paraId="0B37AEA3" w14:textId="06473D2C" w:rsidR="1CC14D41" w:rsidRDefault="1CC14D41" w:rsidP="1CC14D41">
      <w:pPr>
        <w:ind w:left="5760" w:firstLine="720"/>
        <w:jc w:val="both"/>
        <w:rPr>
          <w:rFonts w:ascii="Times New Roman" w:eastAsia="Times New Roman" w:hAnsi="Times New Roman" w:cs="Times New Roman"/>
          <w:sz w:val="26"/>
          <w:szCs w:val="26"/>
        </w:rPr>
      </w:pPr>
    </w:p>
    <w:p w14:paraId="2F57FD3E" w14:textId="18555012" w:rsidR="1CC14D41" w:rsidRDefault="1CC14D41" w:rsidP="1CC14D41">
      <w:pPr>
        <w:ind w:left="5760" w:firstLine="720"/>
        <w:jc w:val="both"/>
        <w:rPr>
          <w:rFonts w:ascii="Times New Roman" w:eastAsia="Times New Roman" w:hAnsi="Times New Roman" w:cs="Times New Roman"/>
          <w:sz w:val="26"/>
          <w:szCs w:val="26"/>
        </w:rPr>
      </w:pPr>
    </w:p>
    <w:p w14:paraId="5A3DB6B8" w14:textId="67B8E60F" w:rsidR="1CC14D41" w:rsidRDefault="1CC14D41" w:rsidP="1CC14D41">
      <w:pPr>
        <w:ind w:left="5760" w:firstLine="720"/>
        <w:jc w:val="both"/>
        <w:rPr>
          <w:rFonts w:ascii="Times New Roman" w:eastAsia="Times New Roman" w:hAnsi="Times New Roman" w:cs="Times New Roman"/>
          <w:sz w:val="26"/>
          <w:szCs w:val="26"/>
        </w:rPr>
      </w:pPr>
    </w:p>
    <w:p w14:paraId="04D71D93" w14:textId="6447FA69" w:rsidR="1CC14D41" w:rsidRDefault="1CC14D41" w:rsidP="1CC14D41">
      <w:pPr>
        <w:ind w:left="5760" w:firstLine="720"/>
        <w:jc w:val="both"/>
        <w:rPr>
          <w:rFonts w:ascii="Times New Roman" w:eastAsia="Times New Roman" w:hAnsi="Times New Roman" w:cs="Times New Roman"/>
          <w:sz w:val="26"/>
          <w:szCs w:val="26"/>
        </w:rPr>
      </w:pPr>
    </w:p>
    <w:p w14:paraId="49046988" w14:textId="74B7A1DA" w:rsidR="1CC14D41" w:rsidRDefault="1CC14D41" w:rsidP="1CC14D41">
      <w:pPr>
        <w:ind w:left="5760" w:firstLine="720"/>
        <w:jc w:val="both"/>
        <w:rPr>
          <w:rFonts w:ascii="Times New Roman" w:eastAsia="Times New Roman" w:hAnsi="Times New Roman" w:cs="Times New Roman"/>
          <w:sz w:val="26"/>
          <w:szCs w:val="26"/>
        </w:rPr>
      </w:pPr>
    </w:p>
    <w:p w14:paraId="424A4788" w14:textId="405CB00F" w:rsidR="1CC14D41" w:rsidRDefault="1CC14D41" w:rsidP="1CC14D41">
      <w:pPr>
        <w:ind w:left="5760" w:firstLine="720"/>
        <w:jc w:val="both"/>
        <w:rPr>
          <w:rFonts w:ascii="Times New Roman" w:eastAsia="Times New Roman" w:hAnsi="Times New Roman" w:cs="Times New Roman"/>
          <w:sz w:val="26"/>
          <w:szCs w:val="26"/>
        </w:rPr>
      </w:pPr>
    </w:p>
    <w:p w14:paraId="50D47C51" w14:textId="29DD416A" w:rsidR="1CC14D41" w:rsidRDefault="1CC14D41" w:rsidP="1CC14D41">
      <w:pPr>
        <w:ind w:left="5760" w:firstLine="720"/>
        <w:jc w:val="both"/>
        <w:rPr>
          <w:rFonts w:ascii="Times New Roman" w:eastAsia="Times New Roman" w:hAnsi="Times New Roman" w:cs="Times New Roman"/>
          <w:sz w:val="26"/>
          <w:szCs w:val="26"/>
        </w:rPr>
      </w:pPr>
    </w:p>
    <w:p w14:paraId="16D3AE49" w14:textId="765E31A7" w:rsidR="1CC14D41" w:rsidRDefault="1CC14D41" w:rsidP="1CC14D41">
      <w:pPr>
        <w:ind w:left="5760" w:firstLine="720"/>
        <w:jc w:val="both"/>
        <w:rPr>
          <w:rFonts w:ascii="Times New Roman" w:eastAsia="Times New Roman" w:hAnsi="Times New Roman" w:cs="Times New Roman"/>
          <w:sz w:val="26"/>
          <w:szCs w:val="26"/>
        </w:rPr>
      </w:pPr>
    </w:p>
    <w:p w14:paraId="2AE7A8D5" w14:textId="0822E2DD" w:rsidR="1CC14D41" w:rsidRDefault="1CC14D41" w:rsidP="1CC14D41">
      <w:pPr>
        <w:ind w:left="5760" w:firstLine="720"/>
        <w:jc w:val="both"/>
        <w:rPr>
          <w:rFonts w:ascii="Times New Roman" w:eastAsia="Times New Roman" w:hAnsi="Times New Roman" w:cs="Times New Roman"/>
          <w:sz w:val="26"/>
          <w:szCs w:val="26"/>
        </w:rPr>
      </w:pPr>
    </w:p>
    <w:p w14:paraId="71870AA3" w14:textId="4FC08902" w:rsidR="1CC14D41" w:rsidRDefault="1CC14D41" w:rsidP="1CC14D41">
      <w:pPr>
        <w:ind w:left="5760" w:firstLine="720"/>
        <w:jc w:val="both"/>
        <w:rPr>
          <w:rFonts w:ascii="Times New Roman" w:eastAsia="Times New Roman" w:hAnsi="Times New Roman" w:cs="Times New Roman"/>
          <w:sz w:val="26"/>
          <w:szCs w:val="26"/>
        </w:rPr>
      </w:pPr>
    </w:p>
    <w:p w14:paraId="4A45D02D" w14:textId="57F09FC1" w:rsidR="1CC14D41" w:rsidRDefault="1CC14D41" w:rsidP="1CC14D41">
      <w:pPr>
        <w:ind w:left="5760" w:firstLine="720"/>
        <w:jc w:val="both"/>
        <w:rPr>
          <w:rFonts w:ascii="Times New Roman" w:eastAsia="Times New Roman" w:hAnsi="Times New Roman" w:cs="Times New Roman"/>
          <w:sz w:val="26"/>
          <w:szCs w:val="26"/>
        </w:rPr>
      </w:pPr>
    </w:p>
    <w:p w14:paraId="195F23EB" w14:textId="4BCD95BA" w:rsidR="1CC14D41" w:rsidRDefault="1CC14D41" w:rsidP="1CC14D41">
      <w:pPr>
        <w:ind w:left="5760" w:firstLine="720"/>
        <w:jc w:val="both"/>
        <w:rPr>
          <w:rFonts w:ascii="Times New Roman" w:eastAsia="Times New Roman" w:hAnsi="Times New Roman" w:cs="Times New Roman"/>
          <w:sz w:val="26"/>
          <w:szCs w:val="26"/>
        </w:rPr>
      </w:pPr>
    </w:p>
    <w:p w14:paraId="1A6FF2BD" w14:textId="681155A6" w:rsidR="1CC14D41" w:rsidRDefault="1CC14D41" w:rsidP="1CC14D41">
      <w:pPr>
        <w:ind w:left="5760" w:firstLine="720"/>
        <w:jc w:val="both"/>
        <w:rPr>
          <w:rFonts w:ascii="Times New Roman" w:eastAsia="Times New Roman" w:hAnsi="Times New Roman" w:cs="Times New Roman"/>
          <w:sz w:val="26"/>
          <w:szCs w:val="26"/>
        </w:rPr>
      </w:pPr>
    </w:p>
    <w:p w14:paraId="5691EA86" w14:textId="6554891D" w:rsidR="1CC14D41" w:rsidRDefault="1CC14D41" w:rsidP="1CC14D41">
      <w:pPr>
        <w:ind w:left="5760" w:firstLine="720"/>
        <w:jc w:val="both"/>
        <w:rPr>
          <w:rFonts w:ascii="Times New Roman" w:eastAsia="Times New Roman" w:hAnsi="Times New Roman" w:cs="Times New Roman"/>
          <w:sz w:val="26"/>
          <w:szCs w:val="26"/>
        </w:rPr>
      </w:pPr>
    </w:p>
    <w:p w14:paraId="21ACA472" w14:textId="6B258F4C" w:rsidR="1CC14D41" w:rsidRDefault="1CC14D41" w:rsidP="1CC14D41">
      <w:pPr>
        <w:ind w:left="5760" w:firstLine="720"/>
        <w:jc w:val="both"/>
        <w:rPr>
          <w:rFonts w:ascii="Times New Roman" w:eastAsia="Times New Roman" w:hAnsi="Times New Roman" w:cs="Times New Roman"/>
          <w:sz w:val="26"/>
          <w:szCs w:val="26"/>
        </w:rPr>
      </w:pPr>
    </w:p>
    <w:p w14:paraId="7F49082F" w14:textId="6D355E68" w:rsidR="1CC14D41" w:rsidRDefault="1CC14D41" w:rsidP="1CC14D41">
      <w:pPr>
        <w:ind w:left="5760" w:firstLine="720"/>
        <w:jc w:val="both"/>
        <w:rPr>
          <w:rFonts w:ascii="Times New Roman" w:eastAsia="Times New Roman" w:hAnsi="Times New Roman" w:cs="Times New Roman"/>
          <w:sz w:val="26"/>
          <w:szCs w:val="26"/>
        </w:rPr>
      </w:pPr>
    </w:p>
    <w:p w14:paraId="02CD886C" w14:textId="211DFFD5" w:rsidR="1CC14D41" w:rsidRDefault="1CC14D41" w:rsidP="1CC14D41">
      <w:pPr>
        <w:ind w:left="5760" w:firstLine="720"/>
        <w:jc w:val="both"/>
        <w:rPr>
          <w:rFonts w:ascii="Times New Roman" w:eastAsia="Times New Roman" w:hAnsi="Times New Roman" w:cs="Times New Roman"/>
          <w:sz w:val="26"/>
          <w:szCs w:val="26"/>
        </w:rPr>
      </w:pPr>
    </w:p>
    <w:p w14:paraId="645B704D" w14:textId="72C78A75" w:rsidR="1CC14D41" w:rsidRDefault="1CC14D41" w:rsidP="1CC14D41">
      <w:pPr>
        <w:ind w:left="5760" w:firstLine="720"/>
        <w:jc w:val="both"/>
        <w:rPr>
          <w:rFonts w:ascii="Times New Roman" w:eastAsia="Times New Roman" w:hAnsi="Times New Roman" w:cs="Times New Roman"/>
          <w:sz w:val="26"/>
          <w:szCs w:val="26"/>
        </w:rPr>
      </w:pPr>
    </w:p>
    <w:p w14:paraId="4E7F1BF5" w14:textId="22309A04" w:rsidR="1CC14D41" w:rsidRDefault="1CC14D41" w:rsidP="1CC14D41">
      <w:pPr>
        <w:ind w:left="5760" w:firstLine="720"/>
        <w:jc w:val="both"/>
        <w:rPr>
          <w:rFonts w:ascii="Times New Roman" w:eastAsia="Times New Roman" w:hAnsi="Times New Roman" w:cs="Times New Roman"/>
          <w:sz w:val="26"/>
          <w:szCs w:val="26"/>
        </w:rPr>
      </w:pPr>
    </w:p>
    <w:p w14:paraId="6D784447" w14:textId="23493F3B" w:rsidR="1CC14D41" w:rsidRDefault="1CC14D41" w:rsidP="1CC14D41">
      <w:pPr>
        <w:ind w:left="5760" w:firstLine="720"/>
        <w:jc w:val="both"/>
        <w:rPr>
          <w:rFonts w:ascii="Times New Roman" w:eastAsia="Times New Roman" w:hAnsi="Times New Roman" w:cs="Times New Roman"/>
          <w:sz w:val="26"/>
          <w:szCs w:val="26"/>
        </w:rPr>
      </w:pPr>
    </w:p>
    <w:p w14:paraId="11175F05" w14:textId="20AD2E05" w:rsidR="1CC14D41" w:rsidRDefault="1CC14D41" w:rsidP="1CC14D41">
      <w:pPr>
        <w:ind w:left="5760" w:firstLine="720"/>
        <w:jc w:val="both"/>
        <w:rPr>
          <w:rFonts w:ascii="Times New Roman" w:eastAsia="Times New Roman" w:hAnsi="Times New Roman" w:cs="Times New Roman"/>
          <w:sz w:val="26"/>
          <w:szCs w:val="26"/>
        </w:rPr>
      </w:pPr>
    </w:p>
    <w:p w14:paraId="303ACA96" w14:textId="19272C8C" w:rsidR="1CC14D41" w:rsidRDefault="1CC14D41" w:rsidP="5F240D9C">
      <w:pPr>
        <w:ind w:left="2160"/>
        <w:jc w:val="both"/>
        <w:rPr>
          <w:ins w:id="2" w:author="PHAN CÙ NGỌC THUẬN" w:date="2022-12-21T17:13:00Z"/>
          <w:rFonts w:ascii="Times New Roman" w:eastAsia="Times New Roman" w:hAnsi="Times New Roman" w:cs="Times New Roman"/>
          <w:sz w:val="26"/>
          <w:szCs w:val="26"/>
        </w:rPr>
      </w:pPr>
    </w:p>
    <w:p w14:paraId="6D7BFF6D" w14:textId="4F1D03E2" w:rsidR="380D829E" w:rsidRDefault="380D829E" w:rsidP="1CC14D41">
      <w:pPr>
        <w:jc w:val="center"/>
        <w:rPr>
          <w:rFonts w:ascii="Times New Roman" w:eastAsia="Times New Roman" w:hAnsi="Times New Roman" w:cs="Times New Roman"/>
          <w:b/>
          <w:bCs/>
          <w:sz w:val="28"/>
          <w:szCs w:val="28"/>
        </w:rPr>
      </w:pPr>
      <w:r w:rsidRPr="1CC14D41">
        <w:rPr>
          <w:rFonts w:ascii="Times New Roman" w:eastAsia="Times New Roman" w:hAnsi="Times New Roman" w:cs="Times New Roman"/>
          <w:b/>
          <w:bCs/>
          <w:sz w:val="28"/>
          <w:szCs w:val="28"/>
        </w:rPr>
        <w:lastRenderedPageBreak/>
        <w:t>PHẦN 1:KHẢO SÁT HIỆN TRẠNG</w:t>
      </w:r>
      <w:r w:rsidR="648A8196" w:rsidRPr="1CC14D41">
        <w:rPr>
          <w:rFonts w:ascii="Times New Roman" w:eastAsia="Times New Roman" w:hAnsi="Times New Roman" w:cs="Times New Roman"/>
          <w:b/>
          <w:bCs/>
          <w:sz w:val="28"/>
          <w:szCs w:val="28"/>
        </w:rPr>
        <w:t xml:space="preserve"> &amp; MÔ HÌNH BPM</w:t>
      </w:r>
    </w:p>
    <w:p w14:paraId="66CC71FB" w14:textId="66B57BD8" w:rsidR="648A8196" w:rsidRDefault="648A8196" w:rsidP="1CC14D41">
      <w:pPr>
        <w:pStyle w:val="ListParagraph"/>
        <w:numPr>
          <w:ilvl w:val="0"/>
          <w:numId w:val="12"/>
        </w:numPr>
        <w:rPr>
          <w:rFonts w:ascii="Times New Roman" w:eastAsia="Times New Roman" w:hAnsi="Times New Roman" w:cs="Times New Roman"/>
          <w:sz w:val="28"/>
          <w:szCs w:val="28"/>
        </w:rPr>
      </w:pPr>
      <w:r w:rsidRPr="1CC14D41">
        <w:rPr>
          <w:rFonts w:ascii="Times New Roman" w:eastAsia="Times New Roman" w:hAnsi="Times New Roman" w:cs="Times New Roman"/>
          <w:sz w:val="28"/>
          <w:szCs w:val="28"/>
        </w:rPr>
        <w:t>KHẢO SÁT HIỆN TRẠNG</w:t>
      </w:r>
    </w:p>
    <w:p w14:paraId="4CAD7C51" w14:textId="4CE98006" w:rsidR="222429F8" w:rsidRDefault="222429F8" w:rsidP="5F240D9C">
      <w:pPr>
        <w:pStyle w:val="ListParagraph"/>
        <w:numPr>
          <w:ilvl w:val="0"/>
          <w:numId w:val="13"/>
        </w:numPr>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Mức thao tác</w:t>
      </w:r>
      <w:r w:rsidRPr="5F240D9C">
        <w:rPr>
          <w:rFonts w:ascii="Times New Roman" w:eastAsia="Times New Roman" w:hAnsi="Times New Roman" w:cs="Times New Roman"/>
          <w:i/>
          <w:iCs/>
          <w:sz w:val="28"/>
          <w:szCs w:val="28"/>
        </w:rPr>
        <w:t xml:space="preserve"> thừa hành</w:t>
      </w:r>
    </w:p>
    <w:p w14:paraId="580F2FFA" w14:textId="1B187671" w:rsidR="494B90F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Nhập hàng hoá</w:t>
      </w:r>
    </w:p>
    <w:p w14:paraId="4A40C436" w14:textId="6B34058F"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Bán hàng</w:t>
      </w:r>
    </w:p>
    <w:p w14:paraId="4173BF5F" w14:textId="03328D86" w:rsidR="04C3CE16" w:rsidRDefault="04C3CE16" w:rsidP="5F240D9C">
      <w:pPr>
        <w:pStyle w:val="ListParagraph"/>
        <w:numPr>
          <w:ilvl w:val="0"/>
          <w:numId w:val="13"/>
        </w:numPr>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Mức điều phối quản lý</w:t>
      </w:r>
    </w:p>
    <w:p w14:paraId="3047C28D" w14:textId="78F29A79"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Thống kê được số lượng sản phẩm trong kho</w:t>
      </w:r>
    </w:p>
    <w:p w14:paraId="598C96E9" w14:textId="3F99BA42"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Lấy được thông tin sản phẩm cho khách hàng</w:t>
      </w:r>
    </w:p>
    <w:p w14:paraId="4875EA12" w14:textId="4FE0D0C8"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Viết hoá đơn và cập nhập hoá đơn</w:t>
      </w:r>
    </w:p>
    <w:p w14:paraId="2E10B5AF" w14:textId="0858C4D5" w:rsidR="04C3CE16" w:rsidRDefault="04C3CE16" w:rsidP="5F240D9C">
      <w:pPr>
        <w:pStyle w:val="ListParagraph"/>
        <w:numPr>
          <w:ilvl w:val="0"/>
          <w:numId w:val="13"/>
        </w:numPr>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Mức quyết định lãnh đạo</w:t>
      </w:r>
    </w:p>
    <w:p w14:paraId="77E7E84C" w14:textId="53922725"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Thống kê doanh thu</w:t>
      </w:r>
    </w:p>
    <w:p w14:paraId="0267E603" w14:textId="0073DE9A"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Thống kê thông tin sản phẩm bán chạy và bán ít</w:t>
      </w:r>
    </w:p>
    <w:p w14:paraId="15ADBDA9" w14:textId="5B9F3597" w:rsidR="04C3CE16" w:rsidRDefault="04C3CE16" w:rsidP="5F240D9C">
      <w:pPr>
        <w:pStyle w:val="ListParagraph"/>
        <w:numPr>
          <w:ilvl w:val="0"/>
          <w:numId w:val="13"/>
        </w:numPr>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Mức chuyên gia cố vấn</w:t>
      </w:r>
    </w:p>
    <w:p w14:paraId="18D88922" w14:textId="1B9FA3F7"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Thêm hoạt động hổ trợ cho các nhà thầu xây dựng</w:t>
      </w:r>
    </w:p>
    <w:p w14:paraId="4309728C" w14:textId="3887E03C" w:rsidR="04C3CE16" w:rsidRDefault="04C3CE16" w:rsidP="5F240D9C">
      <w:pPr>
        <w:ind w:left="720"/>
        <w:jc w:val="both"/>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 Tham khảo các sản phẩm mới có đặc điểm nổi bật</w:t>
      </w:r>
    </w:p>
    <w:p w14:paraId="44B5C004" w14:textId="13FBF3E9" w:rsidR="1CC14D41" w:rsidRDefault="1CC14D41" w:rsidP="1CC14D41">
      <w:pPr>
        <w:rPr>
          <w:rFonts w:ascii="Times New Roman" w:eastAsia="Times New Roman" w:hAnsi="Times New Roman" w:cs="Times New Roman"/>
          <w:sz w:val="28"/>
          <w:szCs w:val="28"/>
        </w:rPr>
      </w:pPr>
    </w:p>
    <w:p w14:paraId="260BE96A" w14:textId="512D9707" w:rsidR="1CC14D41" w:rsidRDefault="1CC14D41" w:rsidP="1CC14D41">
      <w:pPr>
        <w:rPr>
          <w:rFonts w:ascii="Times New Roman" w:eastAsia="Times New Roman" w:hAnsi="Times New Roman" w:cs="Times New Roman"/>
          <w:sz w:val="28"/>
          <w:szCs w:val="28"/>
        </w:rPr>
      </w:pPr>
    </w:p>
    <w:p w14:paraId="00959CB6" w14:textId="058AE711" w:rsidR="1CC14D41" w:rsidRDefault="1CC14D41" w:rsidP="1CC14D41">
      <w:pPr>
        <w:rPr>
          <w:rFonts w:ascii="Times New Roman" w:eastAsia="Times New Roman" w:hAnsi="Times New Roman" w:cs="Times New Roman"/>
          <w:sz w:val="28"/>
          <w:szCs w:val="28"/>
        </w:rPr>
      </w:pPr>
    </w:p>
    <w:p w14:paraId="6FBE752F" w14:textId="6C5716E1" w:rsidR="1CC14D41" w:rsidRDefault="1CC14D41" w:rsidP="1CC14D41">
      <w:pPr>
        <w:rPr>
          <w:rFonts w:ascii="Times New Roman" w:eastAsia="Times New Roman" w:hAnsi="Times New Roman" w:cs="Times New Roman"/>
          <w:sz w:val="28"/>
          <w:szCs w:val="28"/>
        </w:rPr>
      </w:pPr>
    </w:p>
    <w:p w14:paraId="0B638957" w14:textId="7EB2BCCB" w:rsidR="1CC14D41" w:rsidRDefault="1CC14D41" w:rsidP="1CC14D41">
      <w:pPr>
        <w:rPr>
          <w:rFonts w:ascii="Times New Roman" w:eastAsia="Times New Roman" w:hAnsi="Times New Roman" w:cs="Times New Roman"/>
          <w:sz w:val="28"/>
          <w:szCs w:val="28"/>
        </w:rPr>
      </w:pPr>
    </w:p>
    <w:p w14:paraId="637D8510" w14:textId="5AC6408B" w:rsidR="1CC14D41" w:rsidRDefault="1CC14D41" w:rsidP="1CC14D41">
      <w:pPr>
        <w:rPr>
          <w:rFonts w:ascii="Times New Roman" w:eastAsia="Times New Roman" w:hAnsi="Times New Roman" w:cs="Times New Roman"/>
          <w:sz w:val="28"/>
          <w:szCs w:val="28"/>
        </w:rPr>
      </w:pPr>
    </w:p>
    <w:p w14:paraId="2A301681" w14:textId="11C61A96" w:rsidR="1CC14D41" w:rsidRDefault="1CC14D41" w:rsidP="1CC14D41">
      <w:pPr>
        <w:rPr>
          <w:rFonts w:ascii="Times New Roman" w:eastAsia="Times New Roman" w:hAnsi="Times New Roman" w:cs="Times New Roman"/>
          <w:sz w:val="28"/>
          <w:szCs w:val="28"/>
        </w:rPr>
      </w:pPr>
    </w:p>
    <w:p w14:paraId="169879DB" w14:textId="300D1DD2" w:rsidR="1CC14D41" w:rsidRDefault="1CC14D41" w:rsidP="1CC14D41">
      <w:pPr>
        <w:rPr>
          <w:rFonts w:ascii="Times New Roman" w:eastAsia="Times New Roman" w:hAnsi="Times New Roman" w:cs="Times New Roman"/>
          <w:sz w:val="28"/>
          <w:szCs w:val="28"/>
        </w:rPr>
      </w:pPr>
    </w:p>
    <w:p w14:paraId="2D792D7B" w14:textId="643B7861" w:rsidR="793E359B" w:rsidRDefault="793E359B" w:rsidP="793E359B">
      <w:pPr>
        <w:rPr>
          <w:rFonts w:ascii="Times New Roman" w:eastAsia="Times New Roman" w:hAnsi="Times New Roman" w:cs="Times New Roman"/>
          <w:sz w:val="28"/>
          <w:szCs w:val="28"/>
        </w:rPr>
      </w:pPr>
    </w:p>
    <w:p w14:paraId="536D1E33" w14:textId="59F6833C" w:rsidR="793E359B" w:rsidRDefault="793E359B" w:rsidP="793E359B">
      <w:pPr>
        <w:rPr>
          <w:rFonts w:ascii="Times New Roman" w:eastAsia="Times New Roman" w:hAnsi="Times New Roman" w:cs="Times New Roman"/>
          <w:sz w:val="28"/>
          <w:szCs w:val="28"/>
        </w:rPr>
      </w:pPr>
    </w:p>
    <w:p w14:paraId="217B2287" w14:textId="20D5CADF" w:rsidR="793E359B" w:rsidRDefault="793E359B" w:rsidP="793E359B">
      <w:pPr>
        <w:rPr>
          <w:rFonts w:ascii="Times New Roman" w:eastAsia="Times New Roman" w:hAnsi="Times New Roman" w:cs="Times New Roman"/>
          <w:sz w:val="28"/>
          <w:szCs w:val="28"/>
        </w:rPr>
      </w:pPr>
    </w:p>
    <w:p w14:paraId="44D48356" w14:textId="77777777" w:rsidR="000179BB" w:rsidRDefault="000179BB" w:rsidP="793E359B">
      <w:pPr>
        <w:rPr>
          <w:rFonts w:ascii="Times New Roman" w:eastAsia="Times New Roman" w:hAnsi="Times New Roman" w:cs="Times New Roman"/>
          <w:sz w:val="28"/>
          <w:szCs w:val="28"/>
        </w:rPr>
      </w:pPr>
    </w:p>
    <w:p w14:paraId="33D7F6D3" w14:textId="0830FF82" w:rsidR="793E359B" w:rsidRDefault="793E359B" w:rsidP="793E359B">
      <w:pPr>
        <w:rPr>
          <w:rFonts w:ascii="Times New Roman" w:eastAsia="Times New Roman" w:hAnsi="Times New Roman" w:cs="Times New Roman"/>
          <w:sz w:val="28"/>
          <w:szCs w:val="28"/>
        </w:rPr>
      </w:pPr>
    </w:p>
    <w:p w14:paraId="0D6365F8" w14:textId="24219DBE" w:rsidR="4A608A82" w:rsidRDefault="4A608A82" w:rsidP="793E359B">
      <w:pPr>
        <w:pStyle w:val="ListParagraph"/>
        <w:numPr>
          <w:ilvl w:val="0"/>
          <w:numId w:val="12"/>
        </w:numPr>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lastRenderedPageBreak/>
        <w:t>MÔ HÌNH BPM</w:t>
      </w:r>
    </w:p>
    <w:p w14:paraId="60D6CE6F" w14:textId="1F1A1489" w:rsidR="4FD94665" w:rsidRDefault="4FD94665" w:rsidP="1CC14D41">
      <w:pPr>
        <w:pStyle w:val="ListParagraph"/>
        <w:numPr>
          <w:ilvl w:val="0"/>
          <w:numId w:val="10"/>
        </w:numPr>
        <w:rPr>
          <w:rFonts w:ascii="Times New Roman" w:eastAsia="Times New Roman" w:hAnsi="Times New Roman" w:cs="Times New Roman"/>
          <w:sz w:val="28"/>
          <w:szCs w:val="28"/>
        </w:rPr>
      </w:pPr>
      <w:r w:rsidRPr="1CC14D41">
        <w:rPr>
          <w:rFonts w:ascii="Times New Roman" w:eastAsia="Times New Roman" w:hAnsi="Times New Roman" w:cs="Times New Roman"/>
          <w:sz w:val="28"/>
          <w:szCs w:val="28"/>
        </w:rPr>
        <w:t>BPM diagram Nhập hàng</w:t>
      </w:r>
    </w:p>
    <w:p w14:paraId="2D4C2BAC" w14:textId="57F07351" w:rsidR="4FD94665" w:rsidRDefault="4FD94665" w:rsidP="793E359B">
      <w:pPr>
        <w:jc w:val="center"/>
      </w:pPr>
      <w:r>
        <w:rPr>
          <w:noProof/>
        </w:rPr>
        <w:drawing>
          <wp:inline distT="0" distB="0" distL="0" distR="0" wp14:anchorId="37E4F9DF" wp14:editId="75FC4EA8">
            <wp:extent cx="4572000" cy="3257550"/>
            <wp:effectExtent l="0" t="0" r="0" b="0"/>
            <wp:docPr id="766783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1195ED0C" w14:textId="51BE7F58" w:rsidR="4FD94665" w:rsidRDefault="4FD94665" w:rsidP="1CC14D41">
      <w:pPr>
        <w:pStyle w:val="ListParagraph"/>
        <w:numPr>
          <w:ilvl w:val="0"/>
          <w:numId w:val="10"/>
        </w:numPr>
        <w:rPr>
          <w:rFonts w:ascii="Times New Roman" w:eastAsia="Times New Roman" w:hAnsi="Times New Roman" w:cs="Times New Roman"/>
          <w:sz w:val="28"/>
          <w:szCs w:val="28"/>
        </w:rPr>
      </w:pPr>
      <w:r w:rsidRPr="1CC14D41">
        <w:rPr>
          <w:rFonts w:ascii="Times New Roman" w:eastAsia="Times New Roman" w:hAnsi="Times New Roman" w:cs="Times New Roman"/>
          <w:sz w:val="28"/>
          <w:szCs w:val="28"/>
        </w:rPr>
        <w:t>BPM diagram Bán hàng</w:t>
      </w:r>
    </w:p>
    <w:p w14:paraId="0CA30C6B" w14:textId="431215A7" w:rsidR="4FD94665" w:rsidRDefault="4FD94665" w:rsidP="793E359B">
      <w:pPr>
        <w:jc w:val="center"/>
      </w:pPr>
      <w:r>
        <w:rPr>
          <w:noProof/>
        </w:rPr>
        <w:drawing>
          <wp:inline distT="0" distB="0" distL="0" distR="0" wp14:anchorId="43E887D2" wp14:editId="6B29C0FD">
            <wp:extent cx="4572000" cy="3390900"/>
            <wp:effectExtent l="0" t="0" r="0" b="0"/>
            <wp:docPr id="122566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1899D37F" w14:textId="30BAFFA6" w:rsidR="793E359B" w:rsidRDefault="793E359B" w:rsidP="793E359B">
      <w:pPr>
        <w:jc w:val="center"/>
      </w:pPr>
    </w:p>
    <w:p w14:paraId="57A7787D" w14:textId="221B566F" w:rsidR="793E359B" w:rsidRDefault="793E359B" w:rsidP="793E359B"/>
    <w:p w14:paraId="64B4A096" w14:textId="61E91FC7" w:rsidR="793E359B" w:rsidRDefault="793E359B" w:rsidP="793E359B"/>
    <w:p w14:paraId="63665C85" w14:textId="29A2A89E" w:rsidR="793E359B" w:rsidRDefault="793E359B" w:rsidP="793E359B"/>
    <w:p w14:paraId="72B83679" w14:textId="4FA228A5" w:rsidR="793E359B" w:rsidRDefault="793E359B" w:rsidP="793E359B"/>
    <w:p w14:paraId="384F7546" w14:textId="541370B9" w:rsidR="793E359B" w:rsidRDefault="793E359B" w:rsidP="793E359B"/>
    <w:p w14:paraId="7C73ED61" w14:textId="229BFD13" w:rsidR="47F24180" w:rsidRDefault="47F24180" w:rsidP="1CC14D41">
      <w:pPr>
        <w:jc w:val="center"/>
        <w:rPr>
          <w:rFonts w:ascii="Times New Roman" w:eastAsia="Times New Roman" w:hAnsi="Times New Roman" w:cs="Times New Roman"/>
          <w:b/>
          <w:bCs/>
          <w:sz w:val="28"/>
          <w:szCs w:val="28"/>
        </w:rPr>
      </w:pPr>
      <w:r w:rsidRPr="1CC14D41">
        <w:rPr>
          <w:rFonts w:ascii="Times New Roman" w:eastAsia="Times New Roman" w:hAnsi="Times New Roman" w:cs="Times New Roman"/>
          <w:b/>
          <w:bCs/>
          <w:sz w:val="28"/>
          <w:szCs w:val="28"/>
        </w:rPr>
        <w:t xml:space="preserve">PHẦN 2 : </w:t>
      </w:r>
      <w:r w:rsidR="7630B461" w:rsidRPr="1CC14D41">
        <w:rPr>
          <w:rFonts w:ascii="Times New Roman" w:eastAsia="Times New Roman" w:hAnsi="Times New Roman" w:cs="Times New Roman"/>
          <w:b/>
          <w:bCs/>
          <w:sz w:val="28"/>
          <w:szCs w:val="28"/>
        </w:rPr>
        <w:t>ERD DIAGRAM</w:t>
      </w:r>
    </w:p>
    <w:p w14:paraId="49E57AF8" w14:textId="03256B6A" w:rsidR="7630B461" w:rsidRDefault="7630B461" w:rsidP="1CC14D41">
      <w:pPr>
        <w:pStyle w:val="ListParagraph"/>
        <w:numPr>
          <w:ilvl w:val="0"/>
          <w:numId w:val="9"/>
        </w:numPr>
        <w:jc w:val="both"/>
        <w:rPr>
          <w:rFonts w:ascii="Times New Roman" w:eastAsia="Times New Roman" w:hAnsi="Times New Roman" w:cs="Times New Roman"/>
          <w:sz w:val="28"/>
          <w:szCs w:val="28"/>
        </w:rPr>
      </w:pPr>
      <w:r w:rsidRPr="1CC14D41">
        <w:rPr>
          <w:rFonts w:ascii="Times New Roman" w:eastAsia="Times New Roman" w:hAnsi="Times New Roman" w:cs="Times New Roman"/>
          <w:sz w:val="28"/>
          <w:szCs w:val="28"/>
        </w:rPr>
        <w:t>ERD DIAGRAM</w:t>
      </w:r>
    </w:p>
    <w:p w14:paraId="22FDA7E2" w14:textId="4F69CC23" w:rsidR="7630B461" w:rsidRDefault="7630B461" w:rsidP="5F240D9C">
      <w:pPr>
        <w:jc w:val="center"/>
      </w:pPr>
      <w:r>
        <w:rPr>
          <w:noProof/>
        </w:rPr>
        <w:drawing>
          <wp:inline distT="0" distB="0" distL="0" distR="0" wp14:anchorId="1B8B4FCB" wp14:editId="02708DA0">
            <wp:extent cx="5343525" cy="4208026"/>
            <wp:effectExtent l="0" t="0" r="0" b="0"/>
            <wp:docPr id="917297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43525" cy="4208026"/>
                    </a:xfrm>
                    <a:prstGeom prst="rect">
                      <a:avLst/>
                    </a:prstGeom>
                  </pic:spPr>
                </pic:pic>
              </a:graphicData>
            </a:graphic>
          </wp:inline>
        </w:drawing>
      </w:r>
    </w:p>
    <w:p w14:paraId="3DB51ED0" w14:textId="62651002" w:rsidR="56317397" w:rsidRDefault="56317397" w:rsidP="5F240D9C">
      <w:pPr>
        <w:pStyle w:val="ListParagraph"/>
        <w:numPr>
          <w:ilvl w:val="0"/>
          <w:numId w:val="9"/>
        </w:numPr>
        <w:rPr>
          <w:rFonts w:ascii="Times New Roman" w:eastAsia="Times New Roman" w:hAnsi="Times New Roman" w:cs="Times New Roman"/>
          <w:sz w:val="28"/>
          <w:szCs w:val="28"/>
        </w:rPr>
      </w:pPr>
      <w:r w:rsidRPr="5F240D9C">
        <w:rPr>
          <w:rFonts w:ascii="Times New Roman" w:eastAsia="Times New Roman" w:hAnsi="Times New Roman" w:cs="Times New Roman"/>
          <w:sz w:val="28"/>
          <w:szCs w:val="28"/>
        </w:rPr>
        <w:t>Phân tích mô hình ERD</w:t>
      </w:r>
    </w:p>
    <w:p w14:paraId="61D39A29" w14:textId="52F96B3A" w:rsidR="3DAEA816" w:rsidRDefault="3DAEA816" w:rsidP="1CC14D41">
      <w:pPr>
        <w:pStyle w:val="ListParagraph"/>
        <w:numPr>
          <w:ilvl w:val="0"/>
          <w:numId w:val="8"/>
        </w:numPr>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 xml:space="preserve">Quan hệ giữa thực thể NhanVien và ChucVu </w:t>
      </w:r>
    </w:p>
    <w:p w14:paraId="0A59D0D1" w14:textId="70BE1312" w:rsidR="3DAEA816" w:rsidRDefault="3DAEA816" w:rsidP="1CC14D41">
      <w:pPr>
        <w:jc w:val="center"/>
        <w:rPr>
          <w:rFonts w:ascii="Times New Roman" w:eastAsia="Times New Roman" w:hAnsi="Times New Roman" w:cs="Times New Roman"/>
          <w:color w:val="000000" w:themeColor="text1"/>
          <w:sz w:val="24"/>
          <w:szCs w:val="24"/>
        </w:rPr>
      </w:pPr>
      <w:r>
        <w:rPr>
          <w:noProof/>
        </w:rPr>
        <w:drawing>
          <wp:inline distT="0" distB="0" distL="0" distR="0" wp14:anchorId="2B536D4F" wp14:editId="6B02F51F">
            <wp:extent cx="3619500" cy="1285875"/>
            <wp:effectExtent l="0" t="0" r="0" b="0"/>
            <wp:docPr id="157048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19500" cy="1285875"/>
                    </a:xfrm>
                    <a:prstGeom prst="rect">
                      <a:avLst/>
                    </a:prstGeom>
                  </pic:spPr>
                </pic:pic>
              </a:graphicData>
            </a:graphic>
          </wp:inline>
        </w:drawing>
      </w:r>
    </w:p>
    <w:p w14:paraId="62C1C281" w14:textId="1DD05DAA" w:rsidR="3DAEA816" w:rsidRDefault="3DAEA816" w:rsidP="5F240D9C">
      <w:pPr>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359332C1" w14:textId="3B5EF417" w:rsidR="3DAEA816" w:rsidRDefault="3DAEA816" w:rsidP="5F240D9C">
      <w:pPr>
        <w:pStyle w:val="ListParagraph"/>
        <w:numPr>
          <w:ilvl w:val="0"/>
          <w:numId w:val="7"/>
        </w:numPr>
        <w:tabs>
          <w:tab w:val="left" w:pos="1693"/>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 xml:space="preserve">Mỗi nhân viên chỉ đảm nhận một chức vụ </w:t>
      </w:r>
    </w:p>
    <w:p w14:paraId="6D2BC12D" w14:textId="5996BE29" w:rsidR="3DAEA816" w:rsidRDefault="3DAEA816" w:rsidP="5F240D9C">
      <w:pPr>
        <w:pStyle w:val="ListParagraph"/>
        <w:numPr>
          <w:ilvl w:val="0"/>
          <w:numId w:val="7"/>
        </w:numPr>
        <w:tabs>
          <w:tab w:val="left" w:pos="1693"/>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chức vụ có thể đảm nhận bởi nhiều nhân viên</w:t>
      </w:r>
    </w:p>
    <w:p w14:paraId="7A241AF5" w14:textId="7EADCBC4" w:rsidR="1CC14D41" w:rsidRDefault="1CC14D41" w:rsidP="1CC14D41">
      <w:pPr>
        <w:tabs>
          <w:tab w:val="left" w:pos="1693"/>
        </w:tabs>
        <w:ind w:left="720"/>
        <w:rPr>
          <w:rFonts w:ascii="Times New Roman" w:eastAsia="Times New Roman" w:hAnsi="Times New Roman" w:cs="Times New Roman"/>
          <w:color w:val="000000" w:themeColor="text1"/>
          <w:sz w:val="24"/>
          <w:szCs w:val="24"/>
        </w:rPr>
      </w:pPr>
    </w:p>
    <w:p w14:paraId="7DFE87AA" w14:textId="5FD1ABBB" w:rsidR="1CC14D41" w:rsidRDefault="1CC14D41" w:rsidP="1CC14D41">
      <w:pPr>
        <w:tabs>
          <w:tab w:val="left" w:pos="1693"/>
        </w:tabs>
        <w:ind w:left="720"/>
        <w:rPr>
          <w:rFonts w:ascii="Times New Roman" w:eastAsia="Times New Roman" w:hAnsi="Times New Roman" w:cs="Times New Roman"/>
          <w:color w:val="000000" w:themeColor="text1"/>
          <w:sz w:val="24"/>
          <w:szCs w:val="24"/>
        </w:rPr>
      </w:pPr>
    </w:p>
    <w:p w14:paraId="7A39D609" w14:textId="38BFEBED" w:rsidR="1CC14D41" w:rsidRDefault="1CC14D41" w:rsidP="1CC14D41">
      <w:pPr>
        <w:tabs>
          <w:tab w:val="left" w:pos="1693"/>
        </w:tabs>
        <w:ind w:left="720"/>
        <w:rPr>
          <w:rFonts w:ascii="Times New Roman" w:eastAsia="Times New Roman" w:hAnsi="Times New Roman" w:cs="Times New Roman"/>
          <w:color w:val="000000" w:themeColor="text1"/>
          <w:sz w:val="24"/>
          <w:szCs w:val="24"/>
        </w:rPr>
      </w:pPr>
    </w:p>
    <w:p w14:paraId="03878378" w14:textId="42A9D3BE" w:rsidR="1CC14D41" w:rsidRDefault="1CC14D41" w:rsidP="1CC14D41">
      <w:pPr>
        <w:tabs>
          <w:tab w:val="left" w:pos="1693"/>
        </w:tabs>
        <w:ind w:left="720"/>
        <w:rPr>
          <w:rFonts w:ascii="Times New Roman" w:eastAsia="Times New Roman" w:hAnsi="Times New Roman" w:cs="Times New Roman"/>
          <w:color w:val="000000" w:themeColor="text1"/>
          <w:sz w:val="24"/>
          <w:szCs w:val="24"/>
        </w:rPr>
      </w:pPr>
    </w:p>
    <w:p w14:paraId="746D8830" w14:textId="17F6CFB6" w:rsidR="1CC14D41" w:rsidRDefault="1CC14D41" w:rsidP="793E359B">
      <w:pPr>
        <w:tabs>
          <w:tab w:val="left" w:pos="1693"/>
        </w:tabs>
        <w:ind w:left="720"/>
        <w:rPr>
          <w:rFonts w:ascii="Times New Roman" w:eastAsia="Times New Roman" w:hAnsi="Times New Roman" w:cs="Times New Roman"/>
          <w:color w:val="000000" w:themeColor="text1"/>
          <w:sz w:val="24"/>
          <w:szCs w:val="24"/>
        </w:rPr>
      </w:pPr>
    </w:p>
    <w:p w14:paraId="15DA3EAE" w14:textId="7C72F1DC" w:rsidR="793E359B" w:rsidRDefault="793E359B" w:rsidP="793E359B">
      <w:pPr>
        <w:tabs>
          <w:tab w:val="left" w:pos="1693"/>
        </w:tabs>
        <w:ind w:left="720"/>
        <w:rPr>
          <w:rFonts w:ascii="Times New Roman" w:eastAsia="Times New Roman" w:hAnsi="Times New Roman" w:cs="Times New Roman"/>
          <w:color w:val="000000" w:themeColor="text1"/>
          <w:sz w:val="24"/>
          <w:szCs w:val="24"/>
        </w:rPr>
      </w:pPr>
    </w:p>
    <w:p w14:paraId="466413B4" w14:textId="60F4CB1A" w:rsidR="3DAEA816" w:rsidRDefault="3DAEA816" w:rsidP="1CC14D41">
      <w:pPr>
        <w:pStyle w:val="ListParagraph"/>
        <w:numPr>
          <w:ilvl w:val="0"/>
          <w:numId w:val="8"/>
        </w:numPr>
        <w:tabs>
          <w:tab w:val="left" w:pos="1693"/>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giữa thực thể NhanVien và KhoHang</w:t>
      </w:r>
    </w:p>
    <w:p w14:paraId="007709B0" w14:textId="5933F3BF" w:rsidR="3DAEA816" w:rsidRDefault="3DAEA816" w:rsidP="1CC14D41">
      <w:pPr>
        <w:tabs>
          <w:tab w:val="left" w:pos="1693"/>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4CEEE4C2" wp14:editId="7A42958C">
            <wp:extent cx="3162300" cy="1228725"/>
            <wp:effectExtent l="0" t="0" r="0" b="0"/>
            <wp:docPr id="251956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62300" cy="1228725"/>
                    </a:xfrm>
                    <a:prstGeom prst="rect">
                      <a:avLst/>
                    </a:prstGeom>
                  </pic:spPr>
                </pic:pic>
              </a:graphicData>
            </a:graphic>
          </wp:inline>
        </w:drawing>
      </w:r>
    </w:p>
    <w:p w14:paraId="00BEE128" w14:textId="466CEF28" w:rsidR="3DAEA816" w:rsidRDefault="3DAEA816" w:rsidP="5F240D9C">
      <w:pPr>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65CDC0CA" w14:textId="3D49EF13" w:rsidR="3DAEA816" w:rsidRDefault="3DAEA816" w:rsidP="5F240D9C">
      <w:pPr>
        <w:pStyle w:val="ListParagraph"/>
        <w:numPr>
          <w:ilvl w:val="1"/>
          <w:numId w:val="7"/>
        </w:numPr>
        <w:tabs>
          <w:tab w:val="left" w:pos="1693"/>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nhân viên làm việc trong 1 kho hàng</w:t>
      </w:r>
    </w:p>
    <w:p w14:paraId="02EDF2AD" w14:textId="1615E700" w:rsidR="3DAEA816" w:rsidRDefault="3DAEA816" w:rsidP="5F240D9C">
      <w:pPr>
        <w:pStyle w:val="ListParagraph"/>
        <w:numPr>
          <w:ilvl w:val="1"/>
          <w:numId w:val="7"/>
        </w:numPr>
        <w:tabs>
          <w:tab w:val="left" w:pos="1693"/>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Kho hàng được hoạt động bởi nhiều nhân viên</w:t>
      </w:r>
    </w:p>
    <w:p w14:paraId="1202CF5E" w14:textId="72E455BA" w:rsidR="1CC14D41" w:rsidRDefault="1CC14D41" w:rsidP="5F240D9C">
      <w:pPr>
        <w:tabs>
          <w:tab w:val="left" w:pos="1693"/>
        </w:tabs>
        <w:ind w:left="1440"/>
        <w:rPr>
          <w:rFonts w:ascii="Times New Roman" w:eastAsia="Times New Roman" w:hAnsi="Times New Roman" w:cs="Times New Roman"/>
          <w:color w:val="000000" w:themeColor="text1"/>
          <w:sz w:val="24"/>
          <w:szCs w:val="24"/>
        </w:rPr>
      </w:pPr>
    </w:p>
    <w:p w14:paraId="219B66C6" w14:textId="25684061" w:rsidR="3DAEA816" w:rsidRDefault="3DAEA816" w:rsidP="1CC14D41">
      <w:pPr>
        <w:pStyle w:val="ListParagraph"/>
        <w:numPr>
          <w:ilvl w:val="0"/>
          <w:numId w:val="8"/>
        </w:numPr>
        <w:tabs>
          <w:tab w:val="left" w:pos="1693"/>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giữa thực thể NhanVien – PhieuNhap , NhanVien – HoaDon</w:t>
      </w:r>
    </w:p>
    <w:p w14:paraId="3BEADC29" w14:textId="19731136" w:rsidR="3DAEA816" w:rsidRDefault="3DAEA816" w:rsidP="1CC14D41">
      <w:pPr>
        <w:tabs>
          <w:tab w:val="left" w:pos="1693"/>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5BC93D3B" wp14:editId="36C80CA0">
            <wp:extent cx="3314700" cy="1228725"/>
            <wp:effectExtent l="0" t="0" r="0" b="0"/>
            <wp:docPr id="449451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1228725"/>
                    </a:xfrm>
                    <a:prstGeom prst="rect">
                      <a:avLst/>
                    </a:prstGeom>
                  </pic:spPr>
                </pic:pic>
              </a:graphicData>
            </a:graphic>
          </wp:inline>
        </w:drawing>
      </w:r>
    </w:p>
    <w:p w14:paraId="480EAA12" w14:textId="51DEDEC4" w:rsidR="3DAEA816" w:rsidRDefault="3DAEA816" w:rsidP="1CC14D41">
      <w:pPr>
        <w:ind w:firstLine="720"/>
        <w:jc w:val="center"/>
        <w:rPr>
          <w:rFonts w:ascii="Times New Roman" w:eastAsia="Times New Roman" w:hAnsi="Times New Roman" w:cs="Times New Roman"/>
          <w:color w:val="000000" w:themeColor="text1"/>
          <w:sz w:val="24"/>
          <w:szCs w:val="24"/>
        </w:rPr>
      </w:pPr>
      <w:r>
        <w:rPr>
          <w:noProof/>
        </w:rPr>
        <w:drawing>
          <wp:inline distT="0" distB="0" distL="0" distR="0" wp14:anchorId="10C4E542" wp14:editId="3552CC1B">
            <wp:extent cx="3200400" cy="1285875"/>
            <wp:effectExtent l="0" t="0" r="0" b="0"/>
            <wp:docPr id="142875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1285875"/>
                    </a:xfrm>
                    <a:prstGeom prst="rect">
                      <a:avLst/>
                    </a:prstGeom>
                  </pic:spPr>
                </pic:pic>
              </a:graphicData>
            </a:graphic>
          </wp:inline>
        </w:drawing>
      </w:r>
    </w:p>
    <w:p w14:paraId="0C5A70FE" w14:textId="64BC5078" w:rsidR="3DAEA816" w:rsidRDefault="3DAEA816" w:rsidP="5F240D9C">
      <w:pPr>
        <w:tabs>
          <w:tab w:val="left" w:pos="5692"/>
        </w:tabs>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3BF6BEC8" w14:textId="75C74A75" w:rsidR="3DAEA816" w:rsidRDefault="3DAEA816" w:rsidP="5F240D9C">
      <w:pPr>
        <w:pStyle w:val="ListParagraph"/>
        <w:numPr>
          <w:ilvl w:val="0"/>
          <w:numId w:val="6"/>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nhân viên có thể nhận nhiều phiếu nhập và tạo nhiều hoá đơn</w:t>
      </w:r>
    </w:p>
    <w:p w14:paraId="0893A756" w14:textId="0182165A" w:rsidR="3DAEA816" w:rsidRDefault="3DAEA816" w:rsidP="5F240D9C">
      <w:pPr>
        <w:pStyle w:val="ListParagraph"/>
        <w:numPr>
          <w:ilvl w:val="0"/>
          <w:numId w:val="6"/>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phiếu nhập và hoá đơn chỉ được nhận và tạo bởi 1 nhân viên</w:t>
      </w:r>
    </w:p>
    <w:p w14:paraId="6B2B0AF1" w14:textId="4225FDFF" w:rsidR="1CC14D41" w:rsidRDefault="1CC14D41" w:rsidP="1CC14D41">
      <w:pPr>
        <w:tabs>
          <w:tab w:val="left" w:pos="5692"/>
        </w:tabs>
        <w:ind w:left="720"/>
        <w:rPr>
          <w:rFonts w:ascii="Times New Roman" w:eastAsia="Times New Roman" w:hAnsi="Times New Roman" w:cs="Times New Roman"/>
          <w:color w:val="000000" w:themeColor="text1"/>
          <w:sz w:val="24"/>
          <w:szCs w:val="24"/>
        </w:rPr>
      </w:pPr>
    </w:p>
    <w:p w14:paraId="1F0CA43B" w14:textId="342F91AC" w:rsidR="1CC14D41" w:rsidRDefault="1CC14D41" w:rsidP="1CC14D41">
      <w:pPr>
        <w:tabs>
          <w:tab w:val="left" w:pos="5692"/>
        </w:tabs>
        <w:ind w:left="720"/>
        <w:rPr>
          <w:rFonts w:ascii="Times New Roman" w:eastAsia="Times New Roman" w:hAnsi="Times New Roman" w:cs="Times New Roman"/>
          <w:color w:val="000000" w:themeColor="text1"/>
          <w:sz w:val="24"/>
          <w:szCs w:val="24"/>
        </w:rPr>
      </w:pPr>
    </w:p>
    <w:p w14:paraId="299CC6CD" w14:textId="066DC70D" w:rsidR="1CC14D41" w:rsidRDefault="1CC14D41" w:rsidP="1CC14D41">
      <w:pPr>
        <w:tabs>
          <w:tab w:val="left" w:pos="5692"/>
        </w:tabs>
        <w:ind w:left="720"/>
        <w:rPr>
          <w:rFonts w:ascii="Times New Roman" w:eastAsia="Times New Roman" w:hAnsi="Times New Roman" w:cs="Times New Roman"/>
          <w:color w:val="000000" w:themeColor="text1"/>
          <w:sz w:val="24"/>
          <w:szCs w:val="24"/>
        </w:rPr>
      </w:pPr>
    </w:p>
    <w:p w14:paraId="3C387EF8" w14:textId="29DA4ECA" w:rsidR="1CC14D41" w:rsidRDefault="1CC14D41" w:rsidP="793E359B">
      <w:pPr>
        <w:tabs>
          <w:tab w:val="left" w:pos="5692"/>
        </w:tabs>
        <w:ind w:left="720"/>
        <w:rPr>
          <w:rFonts w:ascii="Times New Roman" w:eastAsia="Times New Roman" w:hAnsi="Times New Roman" w:cs="Times New Roman"/>
          <w:color w:val="000000" w:themeColor="text1"/>
          <w:sz w:val="24"/>
          <w:szCs w:val="24"/>
        </w:rPr>
      </w:pPr>
    </w:p>
    <w:p w14:paraId="2C98DD59" w14:textId="5A40CA46" w:rsidR="793E359B" w:rsidRDefault="793E359B" w:rsidP="793E359B">
      <w:pPr>
        <w:tabs>
          <w:tab w:val="left" w:pos="5692"/>
        </w:tabs>
        <w:ind w:left="720"/>
        <w:rPr>
          <w:rFonts w:ascii="Times New Roman" w:eastAsia="Times New Roman" w:hAnsi="Times New Roman" w:cs="Times New Roman"/>
          <w:color w:val="000000" w:themeColor="text1"/>
          <w:sz w:val="24"/>
          <w:szCs w:val="24"/>
        </w:rPr>
      </w:pPr>
    </w:p>
    <w:p w14:paraId="6A98CD14" w14:textId="1521CF3F" w:rsidR="5F240D9C" w:rsidRDefault="5F240D9C" w:rsidP="793E359B">
      <w:pPr>
        <w:tabs>
          <w:tab w:val="left" w:pos="5692"/>
        </w:tabs>
        <w:ind w:left="720"/>
        <w:rPr>
          <w:rFonts w:ascii="Times New Roman" w:eastAsia="Times New Roman" w:hAnsi="Times New Roman" w:cs="Times New Roman"/>
          <w:color w:val="000000" w:themeColor="text1"/>
          <w:sz w:val="24"/>
          <w:szCs w:val="24"/>
        </w:rPr>
      </w:pPr>
    </w:p>
    <w:p w14:paraId="3B24CF04" w14:textId="05007147" w:rsidR="1CC14D41" w:rsidRDefault="1CC14D41" w:rsidP="793E359B">
      <w:pPr>
        <w:tabs>
          <w:tab w:val="left" w:pos="5692"/>
        </w:tabs>
        <w:ind w:left="720"/>
        <w:rPr>
          <w:rFonts w:ascii="Times New Roman" w:eastAsia="Times New Roman" w:hAnsi="Times New Roman" w:cs="Times New Roman"/>
          <w:color w:val="000000" w:themeColor="text1"/>
          <w:sz w:val="24"/>
          <w:szCs w:val="24"/>
        </w:rPr>
      </w:pPr>
    </w:p>
    <w:p w14:paraId="30B1B272" w14:textId="7A057777" w:rsidR="793E359B" w:rsidRDefault="793E359B" w:rsidP="793E359B">
      <w:pPr>
        <w:tabs>
          <w:tab w:val="left" w:pos="5692"/>
        </w:tabs>
        <w:ind w:left="720"/>
        <w:rPr>
          <w:rFonts w:ascii="Times New Roman" w:eastAsia="Times New Roman" w:hAnsi="Times New Roman" w:cs="Times New Roman"/>
          <w:color w:val="000000" w:themeColor="text1"/>
          <w:sz w:val="24"/>
          <w:szCs w:val="24"/>
        </w:rPr>
      </w:pPr>
    </w:p>
    <w:p w14:paraId="0F89604E" w14:textId="3900B90B" w:rsidR="3DAEA816" w:rsidRDefault="3DAEA816" w:rsidP="1CC14D41">
      <w:pPr>
        <w:pStyle w:val="ListParagraph"/>
        <w:numPr>
          <w:ilvl w:val="0"/>
          <w:numId w:val="8"/>
        </w:numPr>
        <w:tabs>
          <w:tab w:val="left" w:pos="5692"/>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giửa PhieuNhap – NhaCC , HoaDon – Khachhang</w:t>
      </w:r>
    </w:p>
    <w:p w14:paraId="591DF225" w14:textId="60AF2FF5" w:rsidR="3DAEA816" w:rsidRDefault="3DAEA816" w:rsidP="1CC14D41">
      <w:pPr>
        <w:tabs>
          <w:tab w:val="left" w:pos="5692"/>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4AFEEA7F" wp14:editId="661B80DD">
            <wp:extent cx="3457575" cy="1314450"/>
            <wp:effectExtent l="0" t="0" r="0" b="0"/>
            <wp:docPr id="1080787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57575" cy="1314450"/>
                    </a:xfrm>
                    <a:prstGeom prst="rect">
                      <a:avLst/>
                    </a:prstGeom>
                  </pic:spPr>
                </pic:pic>
              </a:graphicData>
            </a:graphic>
          </wp:inline>
        </w:drawing>
      </w:r>
    </w:p>
    <w:p w14:paraId="1B24A957" w14:textId="6C84716E" w:rsidR="1CC14D41" w:rsidRDefault="1CC14D41" w:rsidP="1CC14D41">
      <w:pPr>
        <w:tabs>
          <w:tab w:val="left" w:pos="5692"/>
        </w:tabs>
        <w:ind w:left="720"/>
        <w:jc w:val="center"/>
        <w:rPr>
          <w:rFonts w:ascii="Times New Roman" w:eastAsia="Times New Roman" w:hAnsi="Times New Roman" w:cs="Times New Roman"/>
          <w:color w:val="000000" w:themeColor="text1"/>
          <w:sz w:val="24"/>
          <w:szCs w:val="24"/>
        </w:rPr>
      </w:pPr>
    </w:p>
    <w:p w14:paraId="23460DB2" w14:textId="32C53A2F" w:rsidR="3DAEA816" w:rsidRDefault="3DAEA816" w:rsidP="1CC14D41">
      <w:pPr>
        <w:tabs>
          <w:tab w:val="left" w:pos="5692"/>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74AA83F4" wp14:editId="506B3AA9">
            <wp:extent cx="3543300" cy="1314450"/>
            <wp:effectExtent l="0" t="0" r="0" b="0"/>
            <wp:docPr id="1639279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43300" cy="1314450"/>
                    </a:xfrm>
                    <a:prstGeom prst="rect">
                      <a:avLst/>
                    </a:prstGeom>
                  </pic:spPr>
                </pic:pic>
              </a:graphicData>
            </a:graphic>
          </wp:inline>
        </w:drawing>
      </w:r>
    </w:p>
    <w:p w14:paraId="71BFE224" w14:textId="0D916630" w:rsidR="3DAEA816" w:rsidRDefault="3DAEA816" w:rsidP="5F240D9C">
      <w:pPr>
        <w:tabs>
          <w:tab w:val="left" w:pos="5692"/>
        </w:tabs>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1158FB7F" w14:textId="79930C27" w:rsidR="3DAEA816" w:rsidRDefault="3DAEA816" w:rsidP="5F240D9C">
      <w:pPr>
        <w:pStyle w:val="ListParagraph"/>
        <w:numPr>
          <w:ilvl w:val="0"/>
          <w:numId w:val="5"/>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hoá đơn - phiếu thu sẽ được nhận – gửi bởi 1 khách hàng – nhà cung cấp</w:t>
      </w:r>
    </w:p>
    <w:p w14:paraId="2F0BAA87" w14:textId="108122F4" w:rsidR="3DAEA816" w:rsidRDefault="3DAEA816" w:rsidP="5F240D9C">
      <w:pPr>
        <w:pStyle w:val="ListParagraph"/>
        <w:numPr>
          <w:ilvl w:val="0"/>
          <w:numId w:val="5"/>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khách hàng – nhà cung cấp sẽ được nhận – gửi nhiều hoá đơn – phiếu nhập</w:t>
      </w:r>
    </w:p>
    <w:p w14:paraId="37D38FD9" w14:textId="276E2173" w:rsidR="1CC14D41" w:rsidRDefault="1CC14D41" w:rsidP="5F240D9C">
      <w:pPr>
        <w:tabs>
          <w:tab w:val="left" w:pos="5692"/>
        </w:tabs>
        <w:ind w:left="720"/>
        <w:rPr>
          <w:rFonts w:ascii="Times New Roman" w:eastAsia="Times New Roman" w:hAnsi="Times New Roman" w:cs="Times New Roman"/>
          <w:color w:val="000000" w:themeColor="text1"/>
          <w:sz w:val="24"/>
          <w:szCs w:val="24"/>
        </w:rPr>
      </w:pPr>
    </w:p>
    <w:p w14:paraId="2D015AD1" w14:textId="05791661" w:rsidR="3DAEA816" w:rsidRDefault="3DAEA816" w:rsidP="1CC14D41">
      <w:pPr>
        <w:pStyle w:val="ListParagraph"/>
        <w:numPr>
          <w:ilvl w:val="0"/>
          <w:numId w:val="8"/>
        </w:numPr>
        <w:tabs>
          <w:tab w:val="left" w:pos="5692"/>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giữa thực thể HoaDon – CTHoaDon , PhieuNhap – CTPhieuNhap</w:t>
      </w:r>
    </w:p>
    <w:p w14:paraId="74990188" w14:textId="71274FFB" w:rsidR="3DAEA816" w:rsidRDefault="3DAEA816" w:rsidP="1CC14D41">
      <w:pPr>
        <w:tabs>
          <w:tab w:val="left" w:pos="5692"/>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1077773D" wp14:editId="4764683C">
            <wp:extent cx="3448050" cy="1285875"/>
            <wp:effectExtent l="0" t="0" r="0" b="0"/>
            <wp:docPr id="898043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48050" cy="1285875"/>
                    </a:xfrm>
                    <a:prstGeom prst="rect">
                      <a:avLst/>
                    </a:prstGeom>
                  </pic:spPr>
                </pic:pic>
              </a:graphicData>
            </a:graphic>
          </wp:inline>
        </w:drawing>
      </w:r>
    </w:p>
    <w:p w14:paraId="09A092C9" w14:textId="24513F00" w:rsidR="3DAEA816" w:rsidRDefault="3DAEA816" w:rsidP="1CC14D41">
      <w:pPr>
        <w:tabs>
          <w:tab w:val="left" w:pos="5692"/>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6DC32AA6" wp14:editId="34A1BCE8">
            <wp:extent cx="3724275" cy="1323975"/>
            <wp:effectExtent l="0" t="0" r="0" b="0"/>
            <wp:docPr id="21397397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24275" cy="1323975"/>
                    </a:xfrm>
                    <a:prstGeom prst="rect">
                      <a:avLst/>
                    </a:prstGeom>
                  </pic:spPr>
                </pic:pic>
              </a:graphicData>
            </a:graphic>
          </wp:inline>
        </w:drawing>
      </w:r>
    </w:p>
    <w:p w14:paraId="706963F0" w14:textId="16FC6ABA" w:rsidR="793E359B" w:rsidRDefault="793E359B" w:rsidP="793E359B">
      <w:pPr>
        <w:tabs>
          <w:tab w:val="left" w:pos="5692"/>
        </w:tabs>
        <w:rPr>
          <w:rFonts w:ascii="Times New Roman" w:eastAsia="Times New Roman" w:hAnsi="Times New Roman" w:cs="Times New Roman"/>
          <w:color w:val="000000" w:themeColor="text1"/>
          <w:sz w:val="24"/>
          <w:szCs w:val="24"/>
          <w:lang w:val="en-US"/>
        </w:rPr>
      </w:pPr>
    </w:p>
    <w:p w14:paraId="2180E61E" w14:textId="7DB85E03" w:rsidR="793E359B" w:rsidRDefault="793E359B" w:rsidP="793E359B">
      <w:pPr>
        <w:tabs>
          <w:tab w:val="left" w:pos="5692"/>
        </w:tabs>
        <w:rPr>
          <w:rFonts w:ascii="Times New Roman" w:eastAsia="Times New Roman" w:hAnsi="Times New Roman" w:cs="Times New Roman"/>
          <w:color w:val="000000" w:themeColor="text1"/>
          <w:sz w:val="24"/>
          <w:szCs w:val="24"/>
          <w:lang w:val="en-US"/>
        </w:rPr>
      </w:pPr>
    </w:p>
    <w:p w14:paraId="5845EB4B" w14:textId="18DDFA0B" w:rsidR="793E359B" w:rsidRDefault="793E359B" w:rsidP="793E359B">
      <w:pPr>
        <w:tabs>
          <w:tab w:val="left" w:pos="5692"/>
        </w:tabs>
        <w:rPr>
          <w:rFonts w:ascii="Times New Roman" w:eastAsia="Times New Roman" w:hAnsi="Times New Roman" w:cs="Times New Roman"/>
          <w:color w:val="000000" w:themeColor="text1"/>
          <w:sz w:val="24"/>
          <w:szCs w:val="24"/>
          <w:lang w:val="en-US"/>
        </w:rPr>
      </w:pPr>
    </w:p>
    <w:p w14:paraId="7D94D326" w14:textId="27BA4EBA" w:rsidR="793E359B" w:rsidRDefault="793E359B" w:rsidP="793E359B">
      <w:pPr>
        <w:tabs>
          <w:tab w:val="left" w:pos="5692"/>
        </w:tabs>
        <w:rPr>
          <w:rFonts w:ascii="Times New Roman" w:eastAsia="Times New Roman" w:hAnsi="Times New Roman" w:cs="Times New Roman"/>
          <w:color w:val="000000" w:themeColor="text1"/>
          <w:sz w:val="24"/>
          <w:szCs w:val="24"/>
          <w:lang w:val="en-US"/>
        </w:rPr>
      </w:pPr>
    </w:p>
    <w:p w14:paraId="7DB97D58" w14:textId="489A2758" w:rsidR="793E359B" w:rsidRDefault="793E359B" w:rsidP="793E359B">
      <w:pPr>
        <w:tabs>
          <w:tab w:val="left" w:pos="5692"/>
        </w:tabs>
        <w:rPr>
          <w:rFonts w:ascii="Times New Roman" w:eastAsia="Times New Roman" w:hAnsi="Times New Roman" w:cs="Times New Roman"/>
          <w:color w:val="000000" w:themeColor="text1"/>
          <w:sz w:val="24"/>
          <w:szCs w:val="24"/>
          <w:lang w:val="en-US"/>
        </w:rPr>
      </w:pPr>
    </w:p>
    <w:p w14:paraId="13719AFA" w14:textId="71C8D2D0" w:rsidR="793E359B" w:rsidRDefault="793E359B" w:rsidP="793E359B">
      <w:pPr>
        <w:tabs>
          <w:tab w:val="left" w:pos="5692"/>
        </w:tabs>
        <w:rPr>
          <w:rFonts w:ascii="Times New Roman" w:eastAsia="Times New Roman" w:hAnsi="Times New Roman" w:cs="Times New Roman"/>
          <w:color w:val="000000" w:themeColor="text1"/>
          <w:sz w:val="24"/>
          <w:szCs w:val="24"/>
          <w:lang w:val="en-US"/>
        </w:rPr>
      </w:pPr>
    </w:p>
    <w:p w14:paraId="47E9A7AC" w14:textId="1EA00F29" w:rsidR="3DAEA816" w:rsidRDefault="3DAEA816" w:rsidP="5F240D9C">
      <w:pPr>
        <w:tabs>
          <w:tab w:val="left" w:pos="5692"/>
        </w:tabs>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0B47EFC2" w14:textId="3047ED8D" w:rsidR="3DAEA816" w:rsidRDefault="3DAEA816" w:rsidP="5F240D9C">
      <w:pPr>
        <w:pStyle w:val="ListParagraph"/>
        <w:numPr>
          <w:ilvl w:val="1"/>
          <w:numId w:val="5"/>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hoá đơn - phiếu thu sẽ có nhiều CTHoaDon - CTPhieuThu</w:t>
      </w:r>
    </w:p>
    <w:p w14:paraId="652601A3" w14:textId="3314B5B0" w:rsidR="3DAEA816" w:rsidRDefault="3DAEA816" w:rsidP="5F240D9C">
      <w:pPr>
        <w:pStyle w:val="ListParagraph"/>
        <w:numPr>
          <w:ilvl w:val="1"/>
          <w:numId w:val="5"/>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CTHoaDon – CTPhieuThu chỉ thuộc 1 hoá đơn - phiếu thu</w:t>
      </w:r>
    </w:p>
    <w:p w14:paraId="336FDA43" w14:textId="017DA078" w:rsidR="1CC14D41" w:rsidRDefault="1CC14D41" w:rsidP="5F240D9C">
      <w:pPr>
        <w:tabs>
          <w:tab w:val="left" w:pos="5692"/>
        </w:tabs>
        <w:ind w:left="720"/>
        <w:rPr>
          <w:rFonts w:ascii="Times New Roman" w:eastAsia="Times New Roman" w:hAnsi="Times New Roman" w:cs="Times New Roman"/>
          <w:color w:val="000000" w:themeColor="text1"/>
          <w:sz w:val="24"/>
          <w:szCs w:val="24"/>
        </w:rPr>
      </w:pPr>
    </w:p>
    <w:p w14:paraId="2792BB98" w14:textId="1B32D73D" w:rsidR="1CC14D41" w:rsidRDefault="1CC14D41" w:rsidP="5F240D9C">
      <w:pPr>
        <w:tabs>
          <w:tab w:val="left" w:pos="5692"/>
        </w:tabs>
        <w:ind w:left="720"/>
        <w:rPr>
          <w:rFonts w:ascii="Times New Roman" w:eastAsia="Times New Roman" w:hAnsi="Times New Roman" w:cs="Times New Roman"/>
          <w:color w:val="000000" w:themeColor="text1"/>
          <w:sz w:val="24"/>
          <w:szCs w:val="24"/>
        </w:rPr>
      </w:pPr>
    </w:p>
    <w:p w14:paraId="2E624CBD" w14:textId="5C03152C" w:rsidR="3DAEA816" w:rsidRDefault="3DAEA816" w:rsidP="1CC14D41">
      <w:pPr>
        <w:pStyle w:val="ListParagraph"/>
        <w:numPr>
          <w:ilvl w:val="0"/>
          <w:numId w:val="8"/>
        </w:numPr>
        <w:tabs>
          <w:tab w:val="left" w:pos="5692"/>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giữa thực thể KhoHang và QLKhoHang</w:t>
      </w:r>
    </w:p>
    <w:p w14:paraId="7E0BE086" w14:textId="79D489A0" w:rsidR="3DAEA816" w:rsidRDefault="3DAEA816" w:rsidP="1CC14D41">
      <w:pPr>
        <w:tabs>
          <w:tab w:val="left" w:pos="5692"/>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404D8E78" wp14:editId="3F60C800">
            <wp:extent cx="3095625" cy="1143000"/>
            <wp:effectExtent l="0" t="0" r="0" b="0"/>
            <wp:docPr id="14414532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95625" cy="1143000"/>
                    </a:xfrm>
                    <a:prstGeom prst="rect">
                      <a:avLst/>
                    </a:prstGeom>
                  </pic:spPr>
                </pic:pic>
              </a:graphicData>
            </a:graphic>
          </wp:inline>
        </w:drawing>
      </w:r>
    </w:p>
    <w:p w14:paraId="7BA290D7" w14:textId="03657468" w:rsidR="3DAEA816" w:rsidRDefault="3DAEA816" w:rsidP="5F240D9C">
      <w:pPr>
        <w:tabs>
          <w:tab w:val="left" w:pos="5692"/>
        </w:tabs>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733FE70E" w14:textId="478844DD" w:rsidR="3DAEA816" w:rsidRDefault="3DAEA816" w:rsidP="5F240D9C">
      <w:pPr>
        <w:pStyle w:val="ListParagraph"/>
        <w:numPr>
          <w:ilvl w:val="0"/>
          <w:numId w:val="4"/>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KhoHang sẽ được lưu thông tin trong QLKhohang</w:t>
      </w:r>
    </w:p>
    <w:p w14:paraId="7FC4E3CF" w14:textId="4B60CE9A" w:rsidR="3DAEA816" w:rsidRDefault="3DAEA816" w:rsidP="5F240D9C">
      <w:pPr>
        <w:pStyle w:val="ListParagraph"/>
        <w:numPr>
          <w:ilvl w:val="0"/>
          <w:numId w:val="4"/>
        </w:numPr>
        <w:tabs>
          <w:tab w:val="left" w:pos="569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QLKhoHang sẽ chứa được thông tin của nhiều KhoHang</w:t>
      </w:r>
    </w:p>
    <w:p w14:paraId="648F1215" w14:textId="3A5F6BE7" w:rsidR="1CC14D41" w:rsidRDefault="1CC14D41" w:rsidP="5F240D9C">
      <w:pPr>
        <w:tabs>
          <w:tab w:val="left" w:pos="5692"/>
        </w:tabs>
        <w:ind w:left="1440"/>
        <w:rPr>
          <w:rFonts w:ascii="Times New Roman" w:eastAsia="Times New Roman" w:hAnsi="Times New Roman" w:cs="Times New Roman"/>
          <w:color w:val="000000" w:themeColor="text1"/>
          <w:sz w:val="24"/>
          <w:szCs w:val="24"/>
        </w:rPr>
      </w:pPr>
    </w:p>
    <w:p w14:paraId="32C061B7" w14:textId="1143FE31" w:rsidR="3DAEA816" w:rsidRDefault="3DAEA816" w:rsidP="1CC14D41">
      <w:pPr>
        <w:pStyle w:val="ListParagraph"/>
        <w:numPr>
          <w:ilvl w:val="0"/>
          <w:numId w:val="8"/>
        </w:numPr>
        <w:tabs>
          <w:tab w:val="left" w:pos="5692"/>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giữa thực thể QLKhoHang và VatLieu</w:t>
      </w:r>
    </w:p>
    <w:p w14:paraId="60A2C32D" w14:textId="0613C750" w:rsidR="3DAEA816" w:rsidRDefault="3DAEA816" w:rsidP="1CC14D41">
      <w:pPr>
        <w:tabs>
          <w:tab w:val="left" w:pos="5692"/>
        </w:tabs>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332F5463" wp14:editId="4249503A">
            <wp:extent cx="3448050" cy="1171575"/>
            <wp:effectExtent l="0" t="0" r="0" b="0"/>
            <wp:docPr id="18922729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1171575"/>
                    </a:xfrm>
                    <a:prstGeom prst="rect">
                      <a:avLst/>
                    </a:prstGeom>
                  </pic:spPr>
                </pic:pic>
              </a:graphicData>
            </a:graphic>
          </wp:inline>
        </w:drawing>
      </w:r>
    </w:p>
    <w:p w14:paraId="6F0C83F7" w14:textId="56760421" w:rsidR="3DAEA816" w:rsidRDefault="3DAEA816" w:rsidP="5F240D9C">
      <w:pPr>
        <w:tabs>
          <w:tab w:val="left" w:pos="5282"/>
        </w:tabs>
        <w:ind w:left="72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237080BD" w14:textId="60002BC4" w:rsidR="3DAEA816" w:rsidRDefault="3DAEA816" w:rsidP="5F240D9C">
      <w:pPr>
        <w:pStyle w:val="ListParagraph"/>
        <w:numPr>
          <w:ilvl w:val="1"/>
          <w:numId w:val="4"/>
        </w:numPr>
        <w:tabs>
          <w:tab w:val="left" w:pos="528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vật liệu sẽ được lưu thông tin vào QLKhoHang</w:t>
      </w:r>
    </w:p>
    <w:p w14:paraId="05EC53AF" w14:textId="54CBCF79" w:rsidR="3DAEA816" w:rsidRDefault="3DAEA816" w:rsidP="5F240D9C">
      <w:pPr>
        <w:pStyle w:val="ListParagraph"/>
        <w:numPr>
          <w:ilvl w:val="1"/>
          <w:numId w:val="4"/>
        </w:numPr>
        <w:tabs>
          <w:tab w:val="left" w:pos="528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QLKhoHang sẽ chứa được thông tin của nhiều vật liệu</w:t>
      </w:r>
    </w:p>
    <w:p w14:paraId="3803C5DD" w14:textId="187EFD05" w:rsidR="5F240D9C" w:rsidRDefault="5F240D9C" w:rsidP="5F240D9C">
      <w:pPr>
        <w:tabs>
          <w:tab w:val="left" w:pos="5282"/>
        </w:tabs>
        <w:ind w:left="720"/>
        <w:rPr>
          <w:rFonts w:ascii="Times New Roman" w:eastAsia="Times New Roman" w:hAnsi="Times New Roman" w:cs="Times New Roman"/>
          <w:color w:val="000000" w:themeColor="text1"/>
          <w:sz w:val="24"/>
          <w:szCs w:val="24"/>
        </w:rPr>
      </w:pPr>
    </w:p>
    <w:p w14:paraId="16142B5B" w14:textId="435B5541" w:rsidR="5F240D9C" w:rsidRDefault="5F240D9C" w:rsidP="5F240D9C">
      <w:pPr>
        <w:tabs>
          <w:tab w:val="left" w:pos="5282"/>
        </w:tabs>
        <w:rPr>
          <w:rFonts w:ascii="Times New Roman" w:eastAsia="Times New Roman" w:hAnsi="Times New Roman" w:cs="Times New Roman"/>
          <w:color w:val="000000" w:themeColor="text1"/>
          <w:sz w:val="24"/>
          <w:szCs w:val="24"/>
        </w:rPr>
      </w:pPr>
    </w:p>
    <w:p w14:paraId="1BF0421E" w14:textId="4A500723" w:rsidR="5F240D9C" w:rsidRDefault="5F240D9C" w:rsidP="5F240D9C">
      <w:pPr>
        <w:tabs>
          <w:tab w:val="left" w:pos="5282"/>
        </w:tabs>
        <w:rPr>
          <w:rFonts w:ascii="Times New Roman" w:eastAsia="Times New Roman" w:hAnsi="Times New Roman" w:cs="Times New Roman"/>
          <w:color w:val="000000" w:themeColor="text1"/>
          <w:sz w:val="24"/>
          <w:szCs w:val="24"/>
        </w:rPr>
      </w:pPr>
    </w:p>
    <w:p w14:paraId="441E0028" w14:textId="71726A1A" w:rsidR="5F240D9C" w:rsidRDefault="5F240D9C" w:rsidP="5F240D9C">
      <w:pPr>
        <w:tabs>
          <w:tab w:val="left" w:pos="5282"/>
        </w:tabs>
        <w:rPr>
          <w:rFonts w:ascii="Times New Roman" w:eastAsia="Times New Roman" w:hAnsi="Times New Roman" w:cs="Times New Roman"/>
          <w:color w:val="000000" w:themeColor="text1"/>
          <w:sz w:val="24"/>
          <w:szCs w:val="24"/>
        </w:rPr>
      </w:pPr>
    </w:p>
    <w:p w14:paraId="0F9D2A35" w14:textId="48D9A5A2" w:rsidR="5F240D9C" w:rsidRDefault="5F240D9C" w:rsidP="5F240D9C">
      <w:pPr>
        <w:tabs>
          <w:tab w:val="left" w:pos="5282"/>
        </w:tabs>
        <w:rPr>
          <w:rFonts w:ascii="Times New Roman" w:eastAsia="Times New Roman" w:hAnsi="Times New Roman" w:cs="Times New Roman"/>
          <w:color w:val="000000" w:themeColor="text1"/>
          <w:sz w:val="24"/>
          <w:szCs w:val="24"/>
        </w:rPr>
      </w:pPr>
    </w:p>
    <w:p w14:paraId="0ACC4B6A" w14:textId="733F81A5" w:rsidR="5F240D9C" w:rsidRDefault="5F240D9C" w:rsidP="5F240D9C">
      <w:pPr>
        <w:tabs>
          <w:tab w:val="left" w:pos="5282"/>
        </w:tabs>
        <w:rPr>
          <w:rFonts w:ascii="Times New Roman" w:eastAsia="Times New Roman" w:hAnsi="Times New Roman" w:cs="Times New Roman"/>
          <w:color w:val="000000" w:themeColor="text1"/>
          <w:sz w:val="24"/>
          <w:szCs w:val="24"/>
        </w:rPr>
      </w:pPr>
    </w:p>
    <w:p w14:paraId="4A2B798F" w14:textId="24DB6A03" w:rsidR="5F240D9C" w:rsidRDefault="5F240D9C" w:rsidP="793E359B">
      <w:pPr>
        <w:tabs>
          <w:tab w:val="left" w:pos="5282"/>
        </w:tabs>
        <w:rPr>
          <w:rFonts w:ascii="Times New Roman" w:eastAsia="Times New Roman" w:hAnsi="Times New Roman" w:cs="Times New Roman"/>
          <w:color w:val="000000" w:themeColor="text1"/>
          <w:sz w:val="24"/>
          <w:szCs w:val="24"/>
        </w:rPr>
      </w:pPr>
    </w:p>
    <w:p w14:paraId="5FA7B999" w14:textId="6A739F7B" w:rsidR="793E359B" w:rsidRDefault="793E359B" w:rsidP="793E359B">
      <w:pPr>
        <w:tabs>
          <w:tab w:val="left" w:pos="5282"/>
        </w:tabs>
        <w:rPr>
          <w:rFonts w:ascii="Times New Roman" w:eastAsia="Times New Roman" w:hAnsi="Times New Roman" w:cs="Times New Roman"/>
          <w:color w:val="000000" w:themeColor="text1"/>
          <w:sz w:val="24"/>
          <w:szCs w:val="24"/>
        </w:rPr>
      </w:pPr>
    </w:p>
    <w:p w14:paraId="15CA766B" w14:textId="023E7503" w:rsidR="793E359B" w:rsidRDefault="793E359B" w:rsidP="793E359B">
      <w:pPr>
        <w:tabs>
          <w:tab w:val="left" w:pos="5282"/>
        </w:tabs>
        <w:rPr>
          <w:rFonts w:ascii="Times New Roman" w:eastAsia="Times New Roman" w:hAnsi="Times New Roman" w:cs="Times New Roman"/>
          <w:color w:val="000000" w:themeColor="text1"/>
          <w:sz w:val="24"/>
          <w:szCs w:val="24"/>
        </w:rPr>
      </w:pPr>
    </w:p>
    <w:p w14:paraId="0EBE86FC" w14:textId="230EACC1" w:rsidR="5F240D9C" w:rsidRDefault="5F240D9C" w:rsidP="793E359B">
      <w:pPr>
        <w:tabs>
          <w:tab w:val="left" w:pos="5282"/>
        </w:tabs>
        <w:rPr>
          <w:rFonts w:ascii="Times New Roman" w:eastAsia="Times New Roman" w:hAnsi="Times New Roman" w:cs="Times New Roman"/>
          <w:color w:val="000000" w:themeColor="text1"/>
          <w:sz w:val="24"/>
          <w:szCs w:val="24"/>
        </w:rPr>
      </w:pPr>
    </w:p>
    <w:p w14:paraId="7B3CB3B4" w14:textId="65BC3C8F" w:rsidR="3DAEA816" w:rsidRDefault="3DAEA816" w:rsidP="1CC14D41">
      <w:pPr>
        <w:pStyle w:val="ListParagraph"/>
        <w:numPr>
          <w:ilvl w:val="0"/>
          <w:numId w:val="3"/>
        </w:numPr>
        <w:tabs>
          <w:tab w:val="left" w:pos="5692"/>
        </w:tabs>
        <w:rPr>
          <w:rFonts w:ascii="Times New Roman" w:eastAsia="Times New Roman" w:hAnsi="Times New Roman" w:cs="Times New Roman"/>
          <w:color w:val="000000" w:themeColor="text1"/>
          <w:sz w:val="24"/>
          <w:szCs w:val="24"/>
        </w:rPr>
      </w:pPr>
      <w:r w:rsidRPr="1CC14D41">
        <w:rPr>
          <w:rFonts w:ascii="Times New Roman" w:eastAsia="Times New Roman" w:hAnsi="Times New Roman" w:cs="Times New Roman"/>
          <w:color w:val="000000" w:themeColor="text1"/>
          <w:sz w:val="24"/>
          <w:szCs w:val="24"/>
          <w:lang w:val="en-US"/>
        </w:rPr>
        <w:t>Quan hệ giữa CTHoaDon – QLKhoHang , CTPhieuThu – QLKhoHang</w:t>
      </w:r>
    </w:p>
    <w:p w14:paraId="16D05CC2" w14:textId="714B9256" w:rsidR="3DAEA816" w:rsidRDefault="3DAEA816" w:rsidP="1CC14D41">
      <w:pPr>
        <w:tabs>
          <w:tab w:val="left" w:pos="5282"/>
        </w:tabs>
        <w:ind w:left="360"/>
        <w:rPr>
          <w:rFonts w:ascii="Times New Roman" w:eastAsia="Times New Roman" w:hAnsi="Times New Roman" w:cs="Times New Roman"/>
          <w:color w:val="000000" w:themeColor="text1"/>
          <w:sz w:val="24"/>
          <w:szCs w:val="24"/>
        </w:rPr>
      </w:pPr>
      <w:r>
        <w:rPr>
          <w:noProof/>
        </w:rPr>
        <w:drawing>
          <wp:inline distT="0" distB="0" distL="0" distR="0" wp14:anchorId="16B45E05" wp14:editId="767009BA">
            <wp:extent cx="3857625" cy="2933700"/>
            <wp:effectExtent l="0" t="0" r="0" b="0"/>
            <wp:docPr id="744511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2933700"/>
                    </a:xfrm>
                    <a:prstGeom prst="rect">
                      <a:avLst/>
                    </a:prstGeom>
                  </pic:spPr>
                </pic:pic>
              </a:graphicData>
            </a:graphic>
          </wp:inline>
        </w:drawing>
      </w:r>
    </w:p>
    <w:p w14:paraId="64C4F4B2" w14:textId="16943830" w:rsidR="3DAEA816" w:rsidRDefault="3DAEA816" w:rsidP="5F240D9C">
      <w:pPr>
        <w:tabs>
          <w:tab w:val="left" w:pos="5282"/>
        </w:tabs>
        <w:ind w:left="360"/>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Quan hệ (1,n)</w:t>
      </w:r>
    </w:p>
    <w:p w14:paraId="2888E2EF" w14:textId="14C5B19B" w:rsidR="3DAEA816" w:rsidRDefault="3DAEA816" w:rsidP="5F240D9C">
      <w:pPr>
        <w:pStyle w:val="ListParagraph"/>
        <w:numPr>
          <w:ilvl w:val="1"/>
          <w:numId w:val="4"/>
        </w:numPr>
        <w:tabs>
          <w:tab w:val="left" w:pos="528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Mỗi CTPhieuNhap – CTHoaDon sẽ lấy thông tin từ QLKhoHang</w:t>
      </w:r>
    </w:p>
    <w:p w14:paraId="21E76E78" w14:textId="2D23FD26" w:rsidR="3DAEA816" w:rsidRDefault="3DAEA816" w:rsidP="5F240D9C">
      <w:pPr>
        <w:pStyle w:val="ListParagraph"/>
        <w:numPr>
          <w:ilvl w:val="1"/>
          <w:numId w:val="4"/>
        </w:numPr>
        <w:tabs>
          <w:tab w:val="left" w:pos="5282"/>
        </w:tabs>
        <w:rPr>
          <w:rFonts w:ascii="Times New Roman" w:eastAsia="Times New Roman" w:hAnsi="Times New Roman" w:cs="Times New Roman"/>
          <w:color w:val="000000" w:themeColor="text1"/>
          <w:sz w:val="24"/>
          <w:szCs w:val="24"/>
        </w:rPr>
      </w:pPr>
      <w:r w:rsidRPr="5F240D9C">
        <w:rPr>
          <w:rFonts w:ascii="Times New Roman" w:eastAsia="Times New Roman" w:hAnsi="Times New Roman" w:cs="Times New Roman"/>
          <w:color w:val="000000" w:themeColor="text1"/>
          <w:sz w:val="24"/>
          <w:szCs w:val="24"/>
          <w:lang w:val="en-US"/>
        </w:rPr>
        <w:t>QLKhoHang sẽ đưa thông tin cho nhiều CTPhieuNhap – CTHoaDon</w:t>
      </w:r>
    </w:p>
    <w:p w14:paraId="1D8975A4" w14:textId="41227DE3" w:rsidR="1CC14D41" w:rsidRDefault="1CC14D41" w:rsidP="5F240D9C">
      <w:pPr>
        <w:tabs>
          <w:tab w:val="left" w:pos="5282"/>
        </w:tabs>
        <w:ind w:left="720"/>
        <w:rPr>
          <w:rFonts w:ascii="Times New Roman" w:eastAsia="Times New Roman" w:hAnsi="Times New Roman" w:cs="Times New Roman"/>
          <w:color w:val="000000" w:themeColor="text1"/>
          <w:sz w:val="24"/>
          <w:szCs w:val="24"/>
        </w:rPr>
      </w:pPr>
    </w:p>
    <w:p w14:paraId="0D213D35" w14:textId="3BCF76A9" w:rsidR="1CC14D41" w:rsidRDefault="1CC14D41" w:rsidP="1CC14D41">
      <w:pPr>
        <w:tabs>
          <w:tab w:val="left" w:pos="5282"/>
        </w:tabs>
        <w:rPr>
          <w:rFonts w:ascii="Times New Roman" w:eastAsia="Times New Roman" w:hAnsi="Times New Roman" w:cs="Times New Roman"/>
          <w:color w:val="000000" w:themeColor="text1"/>
          <w:sz w:val="24"/>
          <w:szCs w:val="24"/>
        </w:rPr>
      </w:pPr>
    </w:p>
    <w:p w14:paraId="34E6E0B6" w14:textId="307F19FA" w:rsidR="1CC14D41" w:rsidRDefault="1CC14D41" w:rsidP="1CC14D41">
      <w:pPr>
        <w:tabs>
          <w:tab w:val="left" w:pos="5282"/>
        </w:tabs>
        <w:rPr>
          <w:rFonts w:ascii="Times New Roman" w:eastAsia="Times New Roman" w:hAnsi="Times New Roman" w:cs="Times New Roman"/>
          <w:color w:val="000000" w:themeColor="text1"/>
          <w:sz w:val="24"/>
          <w:szCs w:val="24"/>
        </w:rPr>
      </w:pPr>
    </w:p>
    <w:p w14:paraId="055076A4" w14:textId="2E3BAE65" w:rsidR="1CC14D41" w:rsidRDefault="1CC14D41" w:rsidP="1CC14D41">
      <w:pPr>
        <w:tabs>
          <w:tab w:val="left" w:pos="5282"/>
        </w:tabs>
        <w:rPr>
          <w:rFonts w:ascii="Times New Roman" w:eastAsia="Times New Roman" w:hAnsi="Times New Roman" w:cs="Times New Roman"/>
          <w:color w:val="000000" w:themeColor="text1"/>
          <w:sz w:val="24"/>
          <w:szCs w:val="24"/>
        </w:rPr>
      </w:pPr>
    </w:p>
    <w:p w14:paraId="43EC4E50" w14:textId="59320CDE" w:rsidR="1CC14D41" w:rsidRDefault="1CC14D41" w:rsidP="1CC14D41">
      <w:pPr>
        <w:tabs>
          <w:tab w:val="left" w:pos="5282"/>
        </w:tabs>
        <w:rPr>
          <w:rFonts w:ascii="Times New Roman" w:eastAsia="Times New Roman" w:hAnsi="Times New Roman" w:cs="Times New Roman"/>
          <w:color w:val="000000" w:themeColor="text1"/>
          <w:sz w:val="24"/>
          <w:szCs w:val="24"/>
        </w:rPr>
      </w:pPr>
    </w:p>
    <w:p w14:paraId="0CE8A06B" w14:textId="5B7705C2" w:rsidR="1CC14D41" w:rsidRDefault="1CC14D41" w:rsidP="1CC14D41">
      <w:pPr>
        <w:tabs>
          <w:tab w:val="left" w:pos="5282"/>
        </w:tabs>
        <w:rPr>
          <w:rFonts w:ascii="Times New Roman" w:eastAsia="Times New Roman" w:hAnsi="Times New Roman" w:cs="Times New Roman"/>
          <w:color w:val="000000" w:themeColor="text1"/>
          <w:sz w:val="24"/>
          <w:szCs w:val="24"/>
        </w:rPr>
      </w:pPr>
    </w:p>
    <w:p w14:paraId="365C2FC5" w14:textId="11F3510D" w:rsidR="1CC14D41" w:rsidRDefault="1CC14D41" w:rsidP="1CC14D41">
      <w:pPr>
        <w:tabs>
          <w:tab w:val="left" w:pos="5282"/>
        </w:tabs>
        <w:rPr>
          <w:rFonts w:ascii="Times New Roman" w:eastAsia="Times New Roman" w:hAnsi="Times New Roman" w:cs="Times New Roman"/>
          <w:color w:val="000000" w:themeColor="text1"/>
          <w:sz w:val="24"/>
          <w:szCs w:val="24"/>
        </w:rPr>
      </w:pPr>
    </w:p>
    <w:p w14:paraId="5192733D" w14:textId="6394C5C2" w:rsidR="1CC14D41" w:rsidRDefault="1CC14D41" w:rsidP="1CC14D41">
      <w:pPr>
        <w:tabs>
          <w:tab w:val="left" w:pos="5282"/>
        </w:tabs>
        <w:rPr>
          <w:rFonts w:ascii="Times New Roman" w:eastAsia="Times New Roman" w:hAnsi="Times New Roman" w:cs="Times New Roman"/>
          <w:color w:val="000000" w:themeColor="text1"/>
          <w:sz w:val="24"/>
          <w:szCs w:val="24"/>
        </w:rPr>
      </w:pPr>
    </w:p>
    <w:p w14:paraId="5DFBA24C" w14:textId="103DBA0A" w:rsidR="1CC14D41" w:rsidRDefault="1CC14D41" w:rsidP="1CC14D41">
      <w:pPr>
        <w:tabs>
          <w:tab w:val="left" w:pos="5282"/>
        </w:tabs>
        <w:rPr>
          <w:rFonts w:ascii="Times New Roman" w:eastAsia="Times New Roman" w:hAnsi="Times New Roman" w:cs="Times New Roman"/>
          <w:color w:val="000000" w:themeColor="text1"/>
          <w:sz w:val="24"/>
          <w:szCs w:val="24"/>
        </w:rPr>
      </w:pPr>
    </w:p>
    <w:p w14:paraId="2A2D5B31" w14:textId="21CFD026" w:rsidR="1CC14D41" w:rsidRDefault="1CC14D41" w:rsidP="1CC14D41">
      <w:pPr>
        <w:tabs>
          <w:tab w:val="left" w:pos="5282"/>
        </w:tabs>
        <w:rPr>
          <w:rFonts w:ascii="Times New Roman" w:eastAsia="Times New Roman" w:hAnsi="Times New Roman" w:cs="Times New Roman"/>
          <w:color w:val="000000" w:themeColor="text1"/>
          <w:sz w:val="24"/>
          <w:szCs w:val="24"/>
        </w:rPr>
      </w:pPr>
    </w:p>
    <w:p w14:paraId="69B02AB3" w14:textId="2FF87E76" w:rsidR="1CC14D41" w:rsidRDefault="1CC14D41" w:rsidP="1CC14D41">
      <w:pPr>
        <w:tabs>
          <w:tab w:val="left" w:pos="5282"/>
        </w:tabs>
        <w:rPr>
          <w:rFonts w:ascii="Times New Roman" w:eastAsia="Times New Roman" w:hAnsi="Times New Roman" w:cs="Times New Roman"/>
          <w:color w:val="000000" w:themeColor="text1"/>
          <w:sz w:val="24"/>
          <w:szCs w:val="24"/>
        </w:rPr>
      </w:pPr>
    </w:p>
    <w:p w14:paraId="05B6D269" w14:textId="654F696C" w:rsidR="1CC14D41" w:rsidRDefault="1CC14D41" w:rsidP="1CC14D41">
      <w:pPr>
        <w:tabs>
          <w:tab w:val="left" w:pos="5282"/>
        </w:tabs>
        <w:rPr>
          <w:rFonts w:ascii="Times New Roman" w:eastAsia="Times New Roman" w:hAnsi="Times New Roman" w:cs="Times New Roman"/>
          <w:color w:val="000000" w:themeColor="text1"/>
          <w:sz w:val="24"/>
          <w:szCs w:val="24"/>
        </w:rPr>
      </w:pPr>
    </w:p>
    <w:p w14:paraId="6F512E99" w14:textId="02C63C11" w:rsidR="793E359B" w:rsidRDefault="793E359B" w:rsidP="793E359B">
      <w:pPr>
        <w:tabs>
          <w:tab w:val="left" w:pos="5282"/>
        </w:tabs>
        <w:rPr>
          <w:rFonts w:ascii="Times New Roman" w:eastAsia="Times New Roman" w:hAnsi="Times New Roman" w:cs="Times New Roman"/>
          <w:color w:val="000000" w:themeColor="text1"/>
          <w:sz w:val="24"/>
          <w:szCs w:val="24"/>
        </w:rPr>
      </w:pPr>
    </w:p>
    <w:p w14:paraId="6EFEC64E" w14:textId="7E9C6CB4" w:rsidR="793E359B" w:rsidRDefault="793E359B" w:rsidP="793E359B">
      <w:pPr>
        <w:tabs>
          <w:tab w:val="left" w:pos="5282"/>
        </w:tabs>
        <w:rPr>
          <w:rFonts w:ascii="Times New Roman" w:eastAsia="Times New Roman" w:hAnsi="Times New Roman" w:cs="Times New Roman"/>
          <w:color w:val="000000" w:themeColor="text1"/>
          <w:sz w:val="24"/>
          <w:szCs w:val="24"/>
        </w:rPr>
      </w:pPr>
    </w:p>
    <w:p w14:paraId="687C7FDF" w14:textId="20FF9FCB" w:rsidR="793E359B" w:rsidRDefault="793E359B" w:rsidP="793E359B">
      <w:pPr>
        <w:jc w:val="center"/>
        <w:rPr>
          <w:rFonts w:ascii="Times New Roman" w:eastAsia="Times New Roman" w:hAnsi="Times New Roman" w:cs="Times New Roman"/>
          <w:b/>
          <w:bCs/>
          <w:sz w:val="28"/>
          <w:szCs w:val="28"/>
        </w:rPr>
      </w:pPr>
    </w:p>
    <w:p w14:paraId="5B2A75EE" w14:textId="78F38D5C" w:rsidR="1CC14D41" w:rsidRDefault="5487AD4B" w:rsidP="793E359B">
      <w:pPr>
        <w:jc w:val="center"/>
        <w:rPr>
          <w:rFonts w:ascii="Times New Roman" w:eastAsia="Times New Roman" w:hAnsi="Times New Roman" w:cs="Times New Roman"/>
          <w:b/>
          <w:bCs/>
          <w:sz w:val="28"/>
          <w:szCs w:val="28"/>
        </w:rPr>
      </w:pPr>
      <w:r w:rsidRPr="793E359B">
        <w:rPr>
          <w:rFonts w:ascii="Times New Roman" w:eastAsia="Times New Roman" w:hAnsi="Times New Roman" w:cs="Times New Roman"/>
          <w:b/>
          <w:bCs/>
          <w:sz w:val="28"/>
          <w:szCs w:val="28"/>
        </w:rPr>
        <w:t>PHẦN 3 : BFD DIAGRAM &amp; DFD DIAGRAM</w:t>
      </w:r>
    </w:p>
    <w:p w14:paraId="378EF95A" w14:textId="323EFF5C" w:rsidR="5F240D9C" w:rsidRDefault="5487AD4B" w:rsidP="793E359B">
      <w:pPr>
        <w:jc w:val="both"/>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I.Mô hình BFD (Nhập hàng)</w:t>
      </w:r>
    </w:p>
    <w:p w14:paraId="325742F1" w14:textId="7B3A73FB" w:rsidR="5F240D9C" w:rsidRDefault="24D81792" w:rsidP="793E359B">
      <w:pPr>
        <w:rPr>
          <w:rFonts w:ascii="Times New Roman" w:eastAsia="Times New Roman" w:hAnsi="Times New Roman" w:cs="Times New Roman"/>
          <w:sz w:val="28"/>
          <w:szCs w:val="28"/>
        </w:rPr>
      </w:pPr>
      <w:r>
        <w:rPr>
          <w:noProof/>
        </w:rPr>
        <w:drawing>
          <wp:inline distT="0" distB="0" distL="0" distR="0" wp14:anchorId="23E297A0" wp14:editId="2EDA878B">
            <wp:extent cx="6846870" cy="3024822"/>
            <wp:effectExtent l="0" t="0" r="0" b="0"/>
            <wp:docPr id="5433154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46870" cy="3024822"/>
                    </a:xfrm>
                    <a:prstGeom prst="rect">
                      <a:avLst/>
                    </a:prstGeom>
                  </pic:spPr>
                </pic:pic>
              </a:graphicData>
            </a:graphic>
          </wp:inline>
        </w:drawing>
      </w:r>
      <w:r w:rsidR="793E359B" w:rsidRPr="793E359B">
        <w:rPr>
          <w:rFonts w:ascii="Times New Roman" w:eastAsia="Times New Roman" w:hAnsi="Times New Roman" w:cs="Times New Roman"/>
          <w:sz w:val="28"/>
          <w:szCs w:val="28"/>
        </w:rPr>
        <w:t xml:space="preserve">II. </w:t>
      </w:r>
      <w:r w:rsidR="4E4BA806" w:rsidRPr="793E359B">
        <w:rPr>
          <w:rFonts w:ascii="Times New Roman" w:eastAsia="Times New Roman" w:hAnsi="Times New Roman" w:cs="Times New Roman"/>
          <w:sz w:val="28"/>
          <w:szCs w:val="28"/>
        </w:rPr>
        <w:t>Mô hình DFD (Nhập hàng</w:t>
      </w:r>
      <w:r w:rsidR="2660CD2E" w:rsidRPr="793E359B">
        <w:rPr>
          <w:rFonts w:ascii="Times New Roman" w:eastAsia="Times New Roman" w:hAnsi="Times New Roman" w:cs="Times New Roman"/>
          <w:sz w:val="28"/>
          <w:szCs w:val="28"/>
        </w:rPr>
        <w:t>)</w:t>
      </w:r>
    </w:p>
    <w:p w14:paraId="6D3BCF6D" w14:textId="44FFC6A9" w:rsidR="2660CD2E" w:rsidRDefault="2660CD2E" w:rsidP="793E359B">
      <w:pPr>
        <w:ind w:firstLine="720"/>
        <w:jc w:val="both"/>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1.  Mức 0</w:t>
      </w:r>
    </w:p>
    <w:p w14:paraId="017C62B8" w14:textId="048F8722" w:rsidR="2660CD2E" w:rsidRDefault="2660CD2E" w:rsidP="793E359B">
      <w:pPr>
        <w:jc w:val="center"/>
      </w:pPr>
      <w:r>
        <w:rPr>
          <w:noProof/>
        </w:rPr>
        <w:drawing>
          <wp:inline distT="0" distB="0" distL="0" distR="0" wp14:anchorId="6DA78BF2" wp14:editId="203ADA33">
            <wp:extent cx="5246372" cy="2784376"/>
            <wp:effectExtent l="0" t="0" r="0" b="0"/>
            <wp:docPr id="11826651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46372" cy="2784376"/>
                    </a:xfrm>
                    <a:prstGeom prst="rect">
                      <a:avLst/>
                    </a:prstGeom>
                  </pic:spPr>
                </pic:pic>
              </a:graphicData>
            </a:graphic>
          </wp:inline>
        </w:drawing>
      </w:r>
    </w:p>
    <w:p w14:paraId="3E59EE53" w14:textId="0875C12D" w:rsidR="5F240D9C" w:rsidRDefault="5F240D9C" w:rsidP="5F240D9C">
      <w:pPr>
        <w:jc w:val="both"/>
      </w:pPr>
    </w:p>
    <w:p w14:paraId="183DD297" w14:textId="34FCF5A9" w:rsidR="793E359B" w:rsidRDefault="793E359B" w:rsidP="793E359B">
      <w:pPr>
        <w:jc w:val="both"/>
      </w:pPr>
    </w:p>
    <w:p w14:paraId="2EA0E858" w14:textId="29385644" w:rsidR="793E359B" w:rsidRDefault="793E359B" w:rsidP="793E359B">
      <w:pPr>
        <w:jc w:val="both"/>
      </w:pPr>
    </w:p>
    <w:p w14:paraId="3C0B539C" w14:textId="31FD0BB4" w:rsidR="4E3E2842" w:rsidRDefault="4E3E2842" w:rsidP="793E359B">
      <w:pPr>
        <w:jc w:val="both"/>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 xml:space="preserve"> </w:t>
      </w:r>
      <w:r>
        <w:tab/>
      </w:r>
      <w:r w:rsidR="793E359B" w:rsidRPr="793E359B">
        <w:rPr>
          <w:rFonts w:ascii="Times New Roman" w:eastAsia="Times New Roman" w:hAnsi="Times New Roman" w:cs="Times New Roman"/>
          <w:sz w:val="28"/>
          <w:szCs w:val="28"/>
        </w:rPr>
        <w:t xml:space="preserve">2. </w:t>
      </w:r>
      <w:r w:rsidR="6326ED25" w:rsidRPr="793E359B">
        <w:rPr>
          <w:rFonts w:ascii="Times New Roman" w:eastAsia="Times New Roman" w:hAnsi="Times New Roman" w:cs="Times New Roman"/>
          <w:sz w:val="28"/>
          <w:szCs w:val="28"/>
        </w:rPr>
        <w:t>Mức 1</w:t>
      </w:r>
    </w:p>
    <w:p w14:paraId="49106F78" w14:textId="23CB1866" w:rsidR="6326ED25" w:rsidRDefault="616383DF" w:rsidP="793E359B">
      <w:pPr>
        <w:jc w:val="both"/>
      </w:pPr>
      <w:r>
        <w:rPr>
          <w:noProof/>
        </w:rPr>
        <w:lastRenderedPageBreak/>
        <w:drawing>
          <wp:inline distT="0" distB="0" distL="0" distR="0" wp14:anchorId="571C342D" wp14:editId="0E82F9EB">
            <wp:extent cx="6010275" cy="6765112"/>
            <wp:effectExtent l="0" t="0" r="0" b="0"/>
            <wp:docPr id="780596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10275" cy="6765112"/>
                    </a:xfrm>
                    <a:prstGeom prst="rect">
                      <a:avLst/>
                    </a:prstGeom>
                  </pic:spPr>
                </pic:pic>
              </a:graphicData>
            </a:graphic>
          </wp:inline>
        </w:drawing>
      </w:r>
    </w:p>
    <w:p w14:paraId="6BE96FFC" w14:textId="2BAB60E8" w:rsidR="5F240D9C" w:rsidRDefault="5F240D9C" w:rsidP="5F240D9C">
      <w:pPr>
        <w:jc w:val="both"/>
      </w:pPr>
    </w:p>
    <w:p w14:paraId="2E8F904B" w14:textId="3B6DD7C3" w:rsidR="5F240D9C" w:rsidRDefault="5F240D9C" w:rsidP="5F240D9C">
      <w:pPr>
        <w:jc w:val="both"/>
      </w:pPr>
    </w:p>
    <w:p w14:paraId="2CDA55B0" w14:textId="05AB5AA3" w:rsidR="793E359B" w:rsidRDefault="793E359B" w:rsidP="793E359B">
      <w:pPr>
        <w:jc w:val="both"/>
      </w:pPr>
    </w:p>
    <w:p w14:paraId="585520E5" w14:textId="069ED911" w:rsidR="793E359B" w:rsidRDefault="793E359B" w:rsidP="793E359B">
      <w:pPr>
        <w:jc w:val="both"/>
      </w:pPr>
    </w:p>
    <w:p w14:paraId="11BA6383" w14:textId="61E19FEB" w:rsidR="793E359B" w:rsidRDefault="793E359B" w:rsidP="793E359B">
      <w:pPr>
        <w:jc w:val="both"/>
      </w:pPr>
    </w:p>
    <w:p w14:paraId="6A78CB86" w14:textId="32701D31" w:rsidR="793E359B" w:rsidRDefault="793E359B" w:rsidP="793E359B">
      <w:pPr>
        <w:jc w:val="both"/>
      </w:pPr>
    </w:p>
    <w:p w14:paraId="2DE676A3" w14:textId="1762A53F" w:rsidR="793E359B" w:rsidRDefault="793E359B" w:rsidP="793E359B">
      <w:pPr>
        <w:jc w:val="both"/>
      </w:pPr>
    </w:p>
    <w:p w14:paraId="50628053" w14:textId="35B1C942" w:rsidR="77E18F84" w:rsidRDefault="77E18F84" w:rsidP="793E359B">
      <w:pPr>
        <w:pStyle w:val="ListParagraph"/>
        <w:numPr>
          <w:ilvl w:val="0"/>
          <w:numId w:val="10"/>
        </w:numPr>
        <w:jc w:val="both"/>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Mức 2</w:t>
      </w:r>
    </w:p>
    <w:p w14:paraId="1B59EBEA" w14:textId="044E104C" w:rsidR="3EBD4123" w:rsidRDefault="3EBD4123" w:rsidP="793E359B">
      <w:pPr>
        <w:jc w:val="center"/>
      </w:pPr>
      <w:r>
        <w:rPr>
          <w:noProof/>
        </w:rPr>
        <w:lastRenderedPageBreak/>
        <w:drawing>
          <wp:inline distT="0" distB="0" distL="0" distR="0" wp14:anchorId="7462C5B0" wp14:editId="7E838D40">
            <wp:extent cx="6705600" cy="5252720"/>
            <wp:effectExtent l="0" t="0" r="0" b="0"/>
            <wp:docPr id="17277005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705600" cy="5252720"/>
                    </a:xfrm>
                    <a:prstGeom prst="rect">
                      <a:avLst/>
                    </a:prstGeom>
                  </pic:spPr>
                </pic:pic>
              </a:graphicData>
            </a:graphic>
          </wp:inline>
        </w:drawing>
      </w:r>
    </w:p>
    <w:p w14:paraId="440ED277" w14:textId="44A0E356" w:rsidR="793E359B" w:rsidRDefault="793E359B" w:rsidP="793E359B">
      <w:pPr>
        <w:jc w:val="both"/>
      </w:pPr>
    </w:p>
    <w:p w14:paraId="6CD99756" w14:textId="17AC0BD6" w:rsidR="793E359B" w:rsidRDefault="793E359B" w:rsidP="793E359B">
      <w:pPr>
        <w:jc w:val="both"/>
      </w:pPr>
    </w:p>
    <w:p w14:paraId="5E3C87C2" w14:textId="7045F472" w:rsidR="793E359B" w:rsidRDefault="793E359B" w:rsidP="793E359B">
      <w:pPr>
        <w:jc w:val="both"/>
      </w:pPr>
    </w:p>
    <w:p w14:paraId="5767ECFA" w14:textId="5977A6B9" w:rsidR="793E359B" w:rsidRDefault="793E359B" w:rsidP="793E359B">
      <w:pPr>
        <w:jc w:val="both"/>
      </w:pPr>
    </w:p>
    <w:p w14:paraId="26B11DB7" w14:textId="059BEA75" w:rsidR="793E359B" w:rsidRDefault="793E359B" w:rsidP="793E359B">
      <w:pPr>
        <w:jc w:val="both"/>
      </w:pPr>
    </w:p>
    <w:p w14:paraId="306ECC42" w14:textId="43509B9C" w:rsidR="793E359B" w:rsidRDefault="793E359B" w:rsidP="793E359B">
      <w:pPr>
        <w:jc w:val="both"/>
      </w:pPr>
    </w:p>
    <w:p w14:paraId="6BC662E1" w14:textId="2FD0B754" w:rsidR="793E359B" w:rsidRDefault="793E359B" w:rsidP="793E359B">
      <w:pPr>
        <w:jc w:val="both"/>
      </w:pPr>
    </w:p>
    <w:p w14:paraId="35A21A83" w14:textId="2B64598F" w:rsidR="793E359B" w:rsidRDefault="793E359B" w:rsidP="793E359B">
      <w:pPr>
        <w:jc w:val="both"/>
      </w:pPr>
    </w:p>
    <w:p w14:paraId="09CBDF97" w14:textId="632C3409" w:rsidR="793E359B" w:rsidRDefault="793E359B" w:rsidP="793E359B">
      <w:pPr>
        <w:jc w:val="both"/>
      </w:pPr>
    </w:p>
    <w:p w14:paraId="2E21675A" w14:textId="0D2B6CD4" w:rsidR="793E359B" w:rsidRDefault="793E359B" w:rsidP="793E359B">
      <w:pPr>
        <w:jc w:val="both"/>
      </w:pPr>
    </w:p>
    <w:p w14:paraId="1B2AA6A0" w14:textId="4984C706" w:rsidR="793E359B" w:rsidRDefault="793E359B" w:rsidP="793E359B">
      <w:pPr>
        <w:jc w:val="both"/>
      </w:pPr>
    </w:p>
    <w:p w14:paraId="14762341" w14:textId="1F028362" w:rsidR="793E359B" w:rsidRDefault="793E359B" w:rsidP="793E359B">
      <w:pPr>
        <w:jc w:val="both"/>
      </w:pPr>
    </w:p>
    <w:p w14:paraId="4FE44F85" w14:textId="65047FB0" w:rsidR="793E359B" w:rsidRDefault="793E359B" w:rsidP="793E359B">
      <w:pPr>
        <w:jc w:val="center"/>
      </w:pPr>
    </w:p>
    <w:p w14:paraId="78C0F053" w14:textId="0C41B30D" w:rsidR="793E359B" w:rsidRDefault="793E359B" w:rsidP="793E359B">
      <w:pPr>
        <w:jc w:val="center"/>
        <w:rPr>
          <w:rFonts w:ascii="Times New Roman" w:eastAsia="Times New Roman" w:hAnsi="Times New Roman" w:cs="Times New Roman"/>
          <w:sz w:val="28"/>
          <w:szCs w:val="28"/>
        </w:rPr>
      </w:pPr>
    </w:p>
    <w:p w14:paraId="106A8A7A" w14:textId="29AB0E0A" w:rsidR="1E8821B5" w:rsidRDefault="1E8821B5" w:rsidP="793E359B">
      <w:pPr>
        <w:jc w:val="center"/>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Phần 4 : USER CASE</w:t>
      </w:r>
    </w:p>
    <w:p w14:paraId="7BD115A1" w14:textId="6A073323" w:rsidR="088EC5EB" w:rsidRDefault="088EC5EB" w:rsidP="793E359B">
      <w:pPr>
        <w:jc w:val="center"/>
      </w:pPr>
      <w:r>
        <w:rPr>
          <w:noProof/>
        </w:rPr>
        <w:drawing>
          <wp:inline distT="0" distB="0" distL="0" distR="0" wp14:anchorId="7B2A3271" wp14:editId="34790465">
            <wp:extent cx="6714723" cy="6263834"/>
            <wp:effectExtent l="0" t="0" r="0" b="0"/>
            <wp:docPr id="17535184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714723" cy="6263834"/>
                    </a:xfrm>
                    <a:prstGeom prst="rect">
                      <a:avLst/>
                    </a:prstGeom>
                  </pic:spPr>
                </pic:pic>
              </a:graphicData>
            </a:graphic>
          </wp:inline>
        </w:drawing>
      </w:r>
    </w:p>
    <w:p w14:paraId="55CD5A28" w14:textId="39D47EB9" w:rsidR="793E359B" w:rsidRDefault="793E359B" w:rsidP="793E359B">
      <w:pPr>
        <w:jc w:val="center"/>
      </w:pPr>
    </w:p>
    <w:p w14:paraId="67649D70" w14:textId="65ECF489" w:rsidR="793E359B" w:rsidRDefault="793E359B" w:rsidP="793E359B">
      <w:pPr>
        <w:jc w:val="center"/>
      </w:pPr>
    </w:p>
    <w:p w14:paraId="533D9E5F" w14:textId="645DE315" w:rsidR="793E359B" w:rsidRDefault="793E359B" w:rsidP="793E359B">
      <w:pPr>
        <w:jc w:val="center"/>
      </w:pPr>
    </w:p>
    <w:p w14:paraId="62C6A7DC" w14:textId="1AC7B0E4" w:rsidR="793E359B" w:rsidRDefault="793E359B" w:rsidP="793E359B">
      <w:pPr>
        <w:jc w:val="center"/>
      </w:pPr>
    </w:p>
    <w:p w14:paraId="70CBF44D" w14:textId="6CE60F67" w:rsidR="793E359B" w:rsidRDefault="793E359B" w:rsidP="793E359B">
      <w:pPr>
        <w:jc w:val="center"/>
      </w:pPr>
    </w:p>
    <w:p w14:paraId="4BBC5236" w14:textId="5AFF3FD9" w:rsidR="793E359B" w:rsidRDefault="793E359B" w:rsidP="793E359B">
      <w:pPr>
        <w:jc w:val="center"/>
      </w:pPr>
    </w:p>
    <w:p w14:paraId="4A8C7C45" w14:textId="569824A6" w:rsidR="793E359B" w:rsidRDefault="793E359B" w:rsidP="793E359B">
      <w:pPr>
        <w:jc w:val="center"/>
        <w:rPr>
          <w:rFonts w:ascii="Times New Roman" w:eastAsia="Times New Roman" w:hAnsi="Times New Roman" w:cs="Times New Roman"/>
          <w:b/>
          <w:bCs/>
          <w:sz w:val="28"/>
          <w:szCs w:val="28"/>
        </w:rPr>
      </w:pPr>
    </w:p>
    <w:p w14:paraId="01DA5DC2" w14:textId="4B726282" w:rsidR="793E359B" w:rsidRDefault="793E359B" w:rsidP="793E359B">
      <w:pPr>
        <w:jc w:val="center"/>
        <w:rPr>
          <w:rFonts w:ascii="Times New Roman" w:eastAsia="Times New Roman" w:hAnsi="Times New Roman" w:cs="Times New Roman"/>
          <w:b/>
          <w:bCs/>
          <w:sz w:val="28"/>
          <w:szCs w:val="28"/>
        </w:rPr>
      </w:pPr>
    </w:p>
    <w:p w14:paraId="7D6711E2" w14:textId="1C0764AF" w:rsidR="088EC5EB" w:rsidRDefault="088EC5EB" w:rsidP="793E359B">
      <w:pPr>
        <w:jc w:val="center"/>
        <w:rPr>
          <w:rFonts w:ascii="Times New Roman" w:eastAsia="Times New Roman" w:hAnsi="Times New Roman" w:cs="Times New Roman"/>
          <w:sz w:val="28"/>
          <w:szCs w:val="28"/>
        </w:rPr>
      </w:pPr>
      <w:r w:rsidRPr="793E359B">
        <w:rPr>
          <w:rFonts w:ascii="Times New Roman" w:eastAsia="Times New Roman" w:hAnsi="Times New Roman" w:cs="Times New Roman"/>
          <w:b/>
          <w:bCs/>
          <w:sz w:val="28"/>
          <w:szCs w:val="28"/>
        </w:rPr>
        <w:t>Phần 5 : Thiết kế giao diện</w:t>
      </w:r>
    </w:p>
    <w:p w14:paraId="0133A048" w14:textId="1018D262" w:rsidR="088EC5EB" w:rsidRDefault="088EC5EB" w:rsidP="793E359B">
      <w:pPr>
        <w:pStyle w:val="ListParagraph"/>
        <w:numPr>
          <w:ilvl w:val="0"/>
          <w:numId w:val="2"/>
        </w:numPr>
        <w:rPr>
          <w:rFonts w:ascii="Times New Roman" w:eastAsia="Times New Roman" w:hAnsi="Times New Roman" w:cs="Times New Roman"/>
          <w:b/>
          <w:bCs/>
          <w:sz w:val="28"/>
          <w:szCs w:val="28"/>
        </w:rPr>
      </w:pPr>
      <w:r w:rsidRPr="793E359B">
        <w:rPr>
          <w:rFonts w:ascii="Times New Roman" w:eastAsia="Times New Roman" w:hAnsi="Times New Roman" w:cs="Times New Roman"/>
          <w:b/>
          <w:bCs/>
          <w:sz w:val="28"/>
          <w:szCs w:val="28"/>
        </w:rPr>
        <w:t>Giao diện nhập hàng</w:t>
      </w:r>
    </w:p>
    <w:p w14:paraId="0F14C36E" w14:textId="4358E7DE" w:rsidR="419DDF9E" w:rsidRDefault="419DDF9E" w:rsidP="793E359B">
      <w:pPr>
        <w:pStyle w:val="ListParagraph"/>
        <w:numPr>
          <w:ilvl w:val="0"/>
          <w:numId w:val="1"/>
        </w:numPr>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Form 1</w:t>
      </w:r>
    </w:p>
    <w:p w14:paraId="524FF268" w14:textId="3BDBAA67" w:rsidR="1CBEED95" w:rsidRDefault="1CBEED95" w:rsidP="793E359B">
      <w:pPr>
        <w:jc w:val="center"/>
      </w:pPr>
      <w:r>
        <w:rPr>
          <w:noProof/>
        </w:rPr>
        <w:drawing>
          <wp:inline distT="0" distB="0" distL="0" distR="0" wp14:anchorId="0B5F98AF" wp14:editId="4B2D610C">
            <wp:extent cx="5880485" cy="3283270"/>
            <wp:effectExtent l="0" t="0" r="0" b="0"/>
            <wp:docPr id="1587255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80485" cy="3283270"/>
                    </a:xfrm>
                    <a:prstGeom prst="rect">
                      <a:avLst/>
                    </a:prstGeom>
                  </pic:spPr>
                </pic:pic>
              </a:graphicData>
            </a:graphic>
          </wp:inline>
        </w:drawing>
      </w:r>
    </w:p>
    <w:p w14:paraId="22E0C111" w14:textId="3DD92E9D" w:rsidR="6EC8981B" w:rsidRDefault="6EC8981B" w:rsidP="793E359B">
      <w:pPr>
        <w:pStyle w:val="ListParagraph"/>
        <w:numPr>
          <w:ilvl w:val="0"/>
          <w:numId w:val="1"/>
        </w:numPr>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From 2</w:t>
      </w:r>
    </w:p>
    <w:p w14:paraId="45A6DEAD" w14:textId="62A17990" w:rsidR="6EC8981B" w:rsidRDefault="6EC8981B" w:rsidP="793E359B">
      <w:pPr>
        <w:jc w:val="center"/>
      </w:pPr>
      <w:r>
        <w:rPr>
          <w:noProof/>
        </w:rPr>
        <w:drawing>
          <wp:inline distT="0" distB="0" distL="0" distR="0" wp14:anchorId="496BE883" wp14:editId="57B90FEB">
            <wp:extent cx="6026966" cy="3465505"/>
            <wp:effectExtent l="0" t="0" r="0" b="0"/>
            <wp:docPr id="5411289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26966" cy="3465505"/>
                    </a:xfrm>
                    <a:prstGeom prst="rect">
                      <a:avLst/>
                    </a:prstGeom>
                  </pic:spPr>
                </pic:pic>
              </a:graphicData>
            </a:graphic>
          </wp:inline>
        </w:drawing>
      </w:r>
    </w:p>
    <w:p w14:paraId="15B50484" w14:textId="63E6BB63" w:rsidR="793E359B" w:rsidRDefault="793E359B" w:rsidP="793E359B">
      <w:pPr>
        <w:jc w:val="center"/>
      </w:pPr>
    </w:p>
    <w:p w14:paraId="4F56A305" w14:textId="719FEF36" w:rsidR="793E359B" w:rsidRDefault="793E359B" w:rsidP="793E359B">
      <w:pPr>
        <w:jc w:val="center"/>
      </w:pPr>
    </w:p>
    <w:p w14:paraId="272A8093" w14:textId="3C39CF13" w:rsidR="793E359B" w:rsidRDefault="793E359B" w:rsidP="793E359B">
      <w:pPr>
        <w:jc w:val="center"/>
      </w:pPr>
    </w:p>
    <w:p w14:paraId="2602F9A3" w14:textId="15E4F56A" w:rsidR="793E359B" w:rsidRDefault="793E359B" w:rsidP="793E359B">
      <w:pPr>
        <w:jc w:val="center"/>
      </w:pPr>
    </w:p>
    <w:p w14:paraId="103520ED" w14:textId="110CDD5F" w:rsidR="02679E9E" w:rsidRDefault="02679E9E" w:rsidP="793E359B">
      <w:pPr>
        <w:pStyle w:val="ListParagraph"/>
        <w:numPr>
          <w:ilvl w:val="0"/>
          <w:numId w:val="1"/>
        </w:numPr>
        <w:rPr>
          <w:rFonts w:ascii="Times New Roman" w:eastAsia="Times New Roman" w:hAnsi="Times New Roman" w:cs="Times New Roman"/>
          <w:sz w:val="28"/>
          <w:szCs w:val="28"/>
        </w:rPr>
      </w:pPr>
      <w:r w:rsidRPr="793E359B">
        <w:rPr>
          <w:rFonts w:ascii="Times New Roman" w:eastAsia="Times New Roman" w:hAnsi="Times New Roman" w:cs="Times New Roman"/>
          <w:sz w:val="28"/>
          <w:szCs w:val="28"/>
        </w:rPr>
        <w:t>From 3</w:t>
      </w:r>
    </w:p>
    <w:p w14:paraId="549ABE94" w14:textId="21EA0144" w:rsidR="24D545B7" w:rsidRDefault="24D545B7" w:rsidP="793E359B">
      <w:r>
        <w:rPr>
          <w:noProof/>
        </w:rPr>
        <w:drawing>
          <wp:inline distT="0" distB="0" distL="0" distR="0" wp14:anchorId="10B4DE99" wp14:editId="306838BC">
            <wp:extent cx="6717530" cy="2435105"/>
            <wp:effectExtent l="0" t="0" r="0" b="0"/>
            <wp:docPr id="1139917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717530" cy="2435105"/>
                    </a:xfrm>
                    <a:prstGeom prst="rect">
                      <a:avLst/>
                    </a:prstGeom>
                  </pic:spPr>
                </pic:pic>
              </a:graphicData>
            </a:graphic>
          </wp:inline>
        </w:drawing>
      </w:r>
    </w:p>
    <w:p w14:paraId="2CF5A0D3" w14:textId="7EE49217" w:rsidR="24D545B7" w:rsidRDefault="24D545B7" w:rsidP="793E359B">
      <w:pPr>
        <w:pStyle w:val="ListParagraph"/>
        <w:numPr>
          <w:ilvl w:val="0"/>
          <w:numId w:val="2"/>
        </w:numPr>
        <w:rPr>
          <w:rFonts w:ascii="Times New Roman" w:eastAsia="Times New Roman" w:hAnsi="Times New Roman" w:cs="Times New Roman"/>
          <w:b/>
          <w:bCs/>
          <w:sz w:val="28"/>
          <w:szCs w:val="28"/>
        </w:rPr>
      </w:pPr>
      <w:r w:rsidRPr="793E359B">
        <w:rPr>
          <w:rFonts w:ascii="Times New Roman" w:eastAsia="Times New Roman" w:hAnsi="Times New Roman" w:cs="Times New Roman"/>
          <w:b/>
          <w:bCs/>
          <w:sz w:val="28"/>
          <w:szCs w:val="28"/>
        </w:rPr>
        <w:t>Giao diện bán hàng</w:t>
      </w:r>
    </w:p>
    <w:p w14:paraId="22B3700B" w14:textId="4100A18D" w:rsidR="34F0F8AC" w:rsidRDefault="34F0F8AC" w:rsidP="793E359B">
      <w:r>
        <w:rPr>
          <w:noProof/>
        </w:rPr>
        <w:drawing>
          <wp:inline distT="0" distB="0" distL="0" distR="0" wp14:anchorId="73C28291" wp14:editId="3BD03A03">
            <wp:extent cx="6804121" cy="3855669"/>
            <wp:effectExtent l="0" t="0" r="0" b="0"/>
            <wp:docPr id="1447327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804121" cy="3855669"/>
                    </a:xfrm>
                    <a:prstGeom prst="rect">
                      <a:avLst/>
                    </a:prstGeom>
                  </pic:spPr>
                </pic:pic>
              </a:graphicData>
            </a:graphic>
          </wp:inline>
        </w:drawing>
      </w:r>
    </w:p>
    <w:p w14:paraId="6159555D" w14:textId="4983602B" w:rsidR="793E359B" w:rsidRDefault="793E359B" w:rsidP="793E359B">
      <w:pPr>
        <w:jc w:val="center"/>
      </w:pPr>
    </w:p>
    <w:p w14:paraId="3234D441" w14:textId="1B8CA85A" w:rsidR="793E359B" w:rsidRDefault="793E359B" w:rsidP="793E359B">
      <w:pPr>
        <w:jc w:val="center"/>
      </w:pPr>
    </w:p>
    <w:p w14:paraId="024E678B" w14:textId="169ED0B1" w:rsidR="793E359B" w:rsidRDefault="793E359B" w:rsidP="793E359B">
      <w:pPr>
        <w:jc w:val="center"/>
      </w:pPr>
    </w:p>
    <w:sectPr w:rsidR="793E359B">
      <w:headerReference w:type="default" r:id="rId31"/>
      <w:footerReference w:type="default" r:id="rId32"/>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39A2B" w14:textId="77777777" w:rsidR="009A75D9" w:rsidRDefault="009A75D9">
      <w:pPr>
        <w:spacing w:after="0" w:line="240" w:lineRule="auto"/>
      </w:pPr>
      <w:r>
        <w:separator/>
      </w:r>
    </w:p>
  </w:endnote>
  <w:endnote w:type="continuationSeparator" w:id="0">
    <w:p w14:paraId="3BC11DA4" w14:textId="77777777" w:rsidR="009A75D9" w:rsidRDefault="009A7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CC14D41" w14:paraId="051B0B96" w14:textId="77777777" w:rsidTr="1CC14D41">
      <w:trPr>
        <w:trHeight w:val="300"/>
      </w:trPr>
      <w:tc>
        <w:tcPr>
          <w:tcW w:w="3005" w:type="dxa"/>
        </w:tcPr>
        <w:p w14:paraId="06A03B39" w14:textId="6772D6C9" w:rsidR="1CC14D41" w:rsidRDefault="1CC14D41" w:rsidP="1CC14D41">
          <w:pPr>
            <w:pStyle w:val="Header"/>
            <w:ind w:left="-115"/>
          </w:pPr>
        </w:p>
      </w:tc>
      <w:tc>
        <w:tcPr>
          <w:tcW w:w="3005" w:type="dxa"/>
        </w:tcPr>
        <w:p w14:paraId="2C8B7240" w14:textId="1DCCE6B6" w:rsidR="1CC14D41" w:rsidRDefault="1CC14D41" w:rsidP="1CC14D41">
          <w:pPr>
            <w:pStyle w:val="Header"/>
            <w:jc w:val="center"/>
          </w:pPr>
        </w:p>
      </w:tc>
      <w:tc>
        <w:tcPr>
          <w:tcW w:w="3005" w:type="dxa"/>
        </w:tcPr>
        <w:p w14:paraId="0860272E" w14:textId="2903AD45" w:rsidR="1CC14D41" w:rsidRDefault="1CC14D41" w:rsidP="1CC14D41">
          <w:pPr>
            <w:pStyle w:val="Header"/>
            <w:ind w:right="-115"/>
            <w:jc w:val="right"/>
          </w:pPr>
        </w:p>
      </w:tc>
    </w:tr>
  </w:tbl>
  <w:p w14:paraId="7EE90E36" w14:textId="3A877B11" w:rsidR="1CC14D41" w:rsidRDefault="1CC14D41" w:rsidP="1CC14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2B564" w14:textId="77777777" w:rsidR="009A75D9" w:rsidRDefault="009A75D9">
      <w:pPr>
        <w:spacing w:after="0" w:line="240" w:lineRule="auto"/>
      </w:pPr>
      <w:r>
        <w:separator/>
      </w:r>
    </w:p>
  </w:footnote>
  <w:footnote w:type="continuationSeparator" w:id="0">
    <w:p w14:paraId="5719E987" w14:textId="77777777" w:rsidR="009A75D9" w:rsidRDefault="009A7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CC14D41" w14:paraId="11ACFF68" w14:textId="77777777" w:rsidTr="1CC14D41">
      <w:trPr>
        <w:trHeight w:val="300"/>
      </w:trPr>
      <w:tc>
        <w:tcPr>
          <w:tcW w:w="3005" w:type="dxa"/>
        </w:tcPr>
        <w:p w14:paraId="3C4D5118" w14:textId="43E643DC" w:rsidR="1CC14D41" w:rsidRDefault="1CC14D41" w:rsidP="1CC14D41">
          <w:pPr>
            <w:pStyle w:val="Header"/>
            <w:ind w:left="-115"/>
          </w:pPr>
        </w:p>
      </w:tc>
      <w:tc>
        <w:tcPr>
          <w:tcW w:w="3005" w:type="dxa"/>
        </w:tcPr>
        <w:p w14:paraId="12E002D7" w14:textId="668E559D" w:rsidR="1CC14D41" w:rsidRDefault="1CC14D41" w:rsidP="1CC14D41">
          <w:pPr>
            <w:pStyle w:val="Header"/>
            <w:jc w:val="center"/>
          </w:pPr>
        </w:p>
      </w:tc>
      <w:tc>
        <w:tcPr>
          <w:tcW w:w="3005" w:type="dxa"/>
        </w:tcPr>
        <w:p w14:paraId="0DD93231" w14:textId="24B7E5B6" w:rsidR="1CC14D41" w:rsidRDefault="1CC14D41" w:rsidP="1CC14D41">
          <w:pPr>
            <w:pStyle w:val="Header"/>
            <w:ind w:right="-115"/>
            <w:jc w:val="right"/>
          </w:pPr>
        </w:p>
      </w:tc>
    </w:tr>
  </w:tbl>
  <w:p w14:paraId="2E7C2CDA" w14:textId="51BCAD34" w:rsidR="1CC14D41" w:rsidRDefault="1CC14D41" w:rsidP="1CC14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5202"/>
    <w:multiLevelType w:val="hybridMultilevel"/>
    <w:tmpl w:val="6C406088"/>
    <w:lvl w:ilvl="0" w:tplc="B8A8890A">
      <w:start w:val="1"/>
      <w:numFmt w:val="decimal"/>
      <w:lvlText w:val="%1."/>
      <w:lvlJc w:val="left"/>
      <w:pPr>
        <w:ind w:left="720" w:hanging="360"/>
      </w:pPr>
    </w:lvl>
    <w:lvl w:ilvl="1" w:tplc="AD644C7C">
      <w:start w:val="1"/>
      <w:numFmt w:val="lowerLetter"/>
      <w:lvlText w:val="%2."/>
      <w:lvlJc w:val="left"/>
      <w:pPr>
        <w:ind w:left="1440" w:hanging="360"/>
      </w:pPr>
    </w:lvl>
    <w:lvl w:ilvl="2" w:tplc="876CD20C">
      <w:start w:val="1"/>
      <w:numFmt w:val="lowerRoman"/>
      <w:lvlText w:val="%3."/>
      <w:lvlJc w:val="right"/>
      <w:pPr>
        <w:ind w:left="2160" w:hanging="180"/>
      </w:pPr>
    </w:lvl>
    <w:lvl w:ilvl="3" w:tplc="CF1CF384">
      <w:start w:val="1"/>
      <w:numFmt w:val="decimal"/>
      <w:lvlText w:val="%4."/>
      <w:lvlJc w:val="left"/>
      <w:pPr>
        <w:ind w:left="2880" w:hanging="360"/>
      </w:pPr>
    </w:lvl>
    <w:lvl w:ilvl="4" w:tplc="D958A73A">
      <w:start w:val="1"/>
      <w:numFmt w:val="lowerLetter"/>
      <w:lvlText w:val="%5."/>
      <w:lvlJc w:val="left"/>
      <w:pPr>
        <w:ind w:left="3600" w:hanging="360"/>
      </w:pPr>
    </w:lvl>
    <w:lvl w:ilvl="5" w:tplc="DA1AB27C">
      <w:start w:val="1"/>
      <w:numFmt w:val="lowerRoman"/>
      <w:lvlText w:val="%6."/>
      <w:lvlJc w:val="right"/>
      <w:pPr>
        <w:ind w:left="4320" w:hanging="180"/>
      </w:pPr>
    </w:lvl>
    <w:lvl w:ilvl="6" w:tplc="F0242080">
      <w:start w:val="1"/>
      <w:numFmt w:val="decimal"/>
      <w:lvlText w:val="%7."/>
      <w:lvlJc w:val="left"/>
      <w:pPr>
        <w:ind w:left="5040" w:hanging="360"/>
      </w:pPr>
    </w:lvl>
    <w:lvl w:ilvl="7" w:tplc="1F64C548">
      <w:start w:val="1"/>
      <w:numFmt w:val="lowerLetter"/>
      <w:lvlText w:val="%8."/>
      <w:lvlJc w:val="left"/>
      <w:pPr>
        <w:ind w:left="5760" w:hanging="360"/>
      </w:pPr>
    </w:lvl>
    <w:lvl w:ilvl="8" w:tplc="D4A6A64E">
      <w:start w:val="1"/>
      <w:numFmt w:val="lowerRoman"/>
      <w:lvlText w:val="%9."/>
      <w:lvlJc w:val="right"/>
      <w:pPr>
        <w:ind w:left="6480" w:hanging="180"/>
      </w:pPr>
    </w:lvl>
  </w:abstractNum>
  <w:abstractNum w:abstractNumId="1" w15:restartNumberingAfterBreak="0">
    <w:nsid w:val="1038556E"/>
    <w:multiLevelType w:val="hybridMultilevel"/>
    <w:tmpl w:val="097400AA"/>
    <w:lvl w:ilvl="0" w:tplc="F090637A">
      <w:start w:val="1"/>
      <w:numFmt w:val="bullet"/>
      <w:lvlText w:val=""/>
      <w:lvlJc w:val="left"/>
      <w:pPr>
        <w:ind w:left="1080" w:hanging="360"/>
      </w:pPr>
      <w:rPr>
        <w:rFonts w:ascii="Wingdings" w:hAnsi="Wingdings" w:hint="default"/>
      </w:rPr>
    </w:lvl>
    <w:lvl w:ilvl="1" w:tplc="A016FA40">
      <w:start w:val="1"/>
      <w:numFmt w:val="bullet"/>
      <w:lvlText w:val="o"/>
      <w:lvlJc w:val="left"/>
      <w:pPr>
        <w:ind w:left="1800" w:hanging="360"/>
      </w:pPr>
      <w:rPr>
        <w:rFonts w:ascii="Courier New" w:hAnsi="Courier New" w:hint="default"/>
      </w:rPr>
    </w:lvl>
    <w:lvl w:ilvl="2" w:tplc="233E7BE0">
      <w:start w:val="1"/>
      <w:numFmt w:val="bullet"/>
      <w:lvlText w:val=""/>
      <w:lvlJc w:val="left"/>
      <w:pPr>
        <w:ind w:left="2520" w:hanging="360"/>
      </w:pPr>
      <w:rPr>
        <w:rFonts w:ascii="Wingdings" w:hAnsi="Wingdings" w:hint="default"/>
      </w:rPr>
    </w:lvl>
    <w:lvl w:ilvl="3" w:tplc="DC1CA366">
      <w:start w:val="1"/>
      <w:numFmt w:val="bullet"/>
      <w:lvlText w:val=""/>
      <w:lvlJc w:val="left"/>
      <w:pPr>
        <w:ind w:left="3240" w:hanging="360"/>
      </w:pPr>
      <w:rPr>
        <w:rFonts w:ascii="Symbol" w:hAnsi="Symbol" w:hint="default"/>
      </w:rPr>
    </w:lvl>
    <w:lvl w:ilvl="4" w:tplc="01B4C890">
      <w:start w:val="1"/>
      <w:numFmt w:val="bullet"/>
      <w:lvlText w:val="o"/>
      <w:lvlJc w:val="left"/>
      <w:pPr>
        <w:ind w:left="3960" w:hanging="360"/>
      </w:pPr>
      <w:rPr>
        <w:rFonts w:ascii="Courier New" w:hAnsi="Courier New" w:hint="default"/>
      </w:rPr>
    </w:lvl>
    <w:lvl w:ilvl="5" w:tplc="C99E4FEC">
      <w:start w:val="1"/>
      <w:numFmt w:val="bullet"/>
      <w:lvlText w:val=""/>
      <w:lvlJc w:val="left"/>
      <w:pPr>
        <w:ind w:left="4680" w:hanging="360"/>
      </w:pPr>
      <w:rPr>
        <w:rFonts w:ascii="Wingdings" w:hAnsi="Wingdings" w:hint="default"/>
      </w:rPr>
    </w:lvl>
    <w:lvl w:ilvl="6" w:tplc="82020DD2">
      <w:start w:val="1"/>
      <w:numFmt w:val="bullet"/>
      <w:lvlText w:val=""/>
      <w:lvlJc w:val="left"/>
      <w:pPr>
        <w:ind w:left="5400" w:hanging="360"/>
      </w:pPr>
      <w:rPr>
        <w:rFonts w:ascii="Symbol" w:hAnsi="Symbol" w:hint="default"/>
      </w:rPr>
    </w:lvl>
    <w:lvl w:ilvl="7" w:tplc="78D4E5BE">
      <w:start w:val="1"/>
      <w:numFmt w:val="bullet"/>
      <w:lvlText w:val="o"/>
      <w:lvlJc w:val="left"/>
      <w:pPr>
        <w:ind w:left="6120" w:hanging="360"/>
      </w:pPr>
      <w:rPr>
        <w:rFonts w:ascii="Courier New" w:hAnsi="Courier New" w:hint="default"/>
      </w:rPr>
    </w:lvl>
    <w:lvl w:ilvl="8" w:tplc="3CC4802C">
      <w:start w:val="1"/>
      <w:numFmt w:val="bullet"/>
      <w:lvlText w:val=""/>
      <w:lvlJc w:val="left"/>
      <w:pPr>
        <w:ind w:left="6840" w:hanging="360"/>
      </w:pPr>
      <w:rPr>
        <w:rFonts w:ascii="Wingdings" w:hAnsi="Wingdings" w:hint="default"/>
      </w:rPr>
    </w:lvl>
  </w:abstractNum>
  <w:abstractNum w:abstractNumId="2" w15:restartNumberingAfterBreak="0">
    <w:nsid w:val="14859979"/>
    <w:multiLevelType w:val="hybridMultilevel"/>
    <w:tmpl w:val="5AF6F71E"/>
    <w:lvl w:ilvl="0" w:tplc="DFE8420E">
      <w:start w:val="1"/>
      <w:numFmt w:val="decimal"/>
      <w:lvlText w:val="%1."/>
      <w:lvlJc w:val="left"/>
      <w:pPr>
        <w:ind w:left="720" w:hanging="360"/>
      </w:pPr>
    </w:lvl>
    <w:lvl w:ilvl="1" w:tplc="98B619E4">
      <w:start w:val="1"/>
      <w:numFmt w:val="lowerLetter"/>
      <w:lvlText w:val="%2."/>
      <w:lvlJc w:val="left"/>
      <w:pPr>
        <w:ind w:left="1440" w:hanging="360"/>
      </w:pPr>
    </w:lvl>
    <w:lvl w:ilvl="2" w:tplc="BC7434AA">
      <w:start w:val="1"/>
      <w:numFmt w:val="lowerRoman"/>
      <w:lvlText w:val="%3."/>
      <w:lvlJc w:val="right"/>
      <w:pPr>
        <w:ind w:left="2160" w:hanging="180"/>
      </w:pPr>
    </w:lvl>
    <w:lvl w:ilvl="3" w:tplc="B9C08FF2">
      <w:start w:val="1"/>
      <w:numFmt w:val="decimal"/>
      <w:lvlText w:val="%4."/>
      <w:lvlJc w:val="left"/>
      <w:pPr>
        <w:ind w:left="2880" w:hanging="360"/>
      </w:pPr>
    </w:lvl>
    <w:lvl w:ilvl="4" w:tplc="D822142E">
      <w:start w:val="1"/>
      <w:numFmt w:val="lowerLetter"/>
      <w:lvlText w:val="%5."/>
      <w:lvlJc w:val="left"/>
      <w:pPr>
        <w:ind w:left="3600" w:hanging="360"/>
      </w:pPr>
    </w:lvl>
    <w:lvl w:ilvl="5" w:tplc="84984E2E">
      <w:start w:val="1"/>
      <w:numFmt w:val="lowerRoman"/>
      <w:lvlText w:val="%6."/>
      <w:lvlJc w:val="right"/>
      <w:pPr>
        <w:ind w:left="4320" w:hanging="180"/>
      </w:pPr>
    </w:lvl>
    <w:lvl w:ilvl="6" w:tplc="C600A200">
      <w:start w:val="1"/>
      <w:numFmt w:val="decimal"/>
      <w:lvlText w:val="%7."/>
      <w:lvlJc w:val="left"/>
      <w:pPr>
        <w:ind w:left="5040" w:hanging="360"/>
      </w:pPr>
    </w:lvl>
    <w:lvl w:ilvl="7" w:tplc="4BC40C64">
      <w:start w:val="1"/>
      <w:numFmt w:val="lowerLetter"/>
      <w:lvlText w:val="%8."/>
      <w:lvlJc w:val="left"/>
      <w:pPr>
        <w:ind w:left="5760" w:hanging="360"/>
      </w:pPr>
    </w:lvl>
    <w:lvl w:ilvl="8" w:tplc="D5607E0A">
      <w:start w:val="1"/>
      <w:numFmt w:val="lowerRoman"/>
      <w:lvlText w:val="%9."/>
      <w:lvlJc w:val="right"/>
      <w:pPr>
        <w:ind w:left="6480" w:hanging="180"/>
      </w:pPr>
    </w:lvl>
  </w:abstractNum>
  <w:abstractNum w:abstractNumId="3" w15:restartNumberingAfterBreak="0">
    <w:nsid w:val="21153909"/>
    <w:multiLevelType w:val="hybridMultilevel"/>
    <w:tmpl w:val="5CF0F8CC"/>
    <w:lvl w:ilvl="0" w:tplc="6078330E">
      <w:start w:val="1"/>
      <w:numFmt w:val="bullet"/>
      <w:lvlText w:val=""/>
      <w:lvlJc w:val="left"/>
      <w:pPr>
        <w:ind w:left="1440" w:hanging="360"/>
      </w:pPr>
      <w:rPr>
        <w:rFonts w:ascii="Wingdings" w:hAnsi="Wingdings" w:hint="default"/>
      </w:rPr>
    </w:lvl>
    <w:lvl w:ilvl="1" w:tplc="15500950">
      <w:start w:val="1"/>
      <w:numFmt w:val="bullet"/>
      <w:lvlText w:val="o"/>
      <w:lvlJc w:val="left"/>
      <w:pPr>
        <w:ind w:left="2160" w:hanging="360"/>
      </w:pPr>
      <w:rPr>
        <w:rFonts w:ascii="Courier New" w:hAnsi="Courier New" w:hint="default"/>
      </w:rPr>
    </w:lvl>
    <w:lvl w:ilvl="2" w:tplc="9E8601A0">
      <w:start w:val="1"/>
      <w:numFmt w:val="bullet"/>
      <w:lvlText w:val=""/>
      <w:lvlJc w:val="left"/>
      <w:pPr>
        <w:ind w:left="2880" w:hanging="360"/>
      </w:pPr>
      <w:rPr>
        <w:rFonts w:ascii="Wingdings" w:hAnsi="Wingdings" w:hint="default"/>
      </w:rPr>
    </w:lvl>
    <w:lvl w:ilvl="3" w:tplc="8FB21F3E">
      <w:start w:val="1"/>
      <w:numFmt w:val="bullet"/>
      <w:lvlText w:val=""/>
      <w:lvlJc w:val="left"/>
      <w:pPr>
        <w:ind w:left="3600" w:hanging="360"/>
      </w:pPr>
      <w:rPr>
        <w:rFonts w:ascii="Symbol" w:hAnsi="Symbol" w:hint="default"/>
      </w:rPr>
    </w:lvl>
    <w:lvl w:ilvl="4" w:tplc="D0B2C944">
      <w:start w:val="1"/>
      <w:numFmt w:val="bullet"/>
      <w:lvlText w:val="o"/>
      <w:lvlJc w:val="left"/>
      <w:pPr>
        <w:ind w:left="4320" w:hanging="360"/>
      </w:pPr>
      <w:rPr>
        <w:rFonts w:ascii="Courier New" w:hAnsi="Courier New" w:hint="default"/>
      </w:rPr>
    </w:lvl>
    <w:lvl w:ilvl="5" w:tplc="D196E89E">
      <w:start w:val="1"/>
      <w:numFmt w:val="bullet"/>
      <w:lvlText w:val=""/>
      <w:lvlJc w:val="left"/>
      <w:pPr>
        <w:ind w:left="5040" w:hanging="360"/>
      </w:pPr>
      <w:rPr>
        <w:rFonts w:ascii="Wingdings" w:hAnsi="Wingdings" w:hint="default"/>
      </w:rPr>
    </w:lvl>
    <w:lvl w:ilvl="6" w:tplc="AAB222D8">
      <w:start w:val="1"/>
      <w:numFmt w:val="bullet"/>
      <w:lvlText w:val=""/>
      <w:lvlJc w:val="left"/>
      <w:pPr>
        <w:ind w:left="5760" w:hanging="360"/>
      </w:pPr>
      <w:rPr>
        <w:rFonts w:ascii="Symbol" w:hAnsi="Symbol" w:hint="default"/>
      </w:rPr>
    </w:lvl>
    <w:lvl w:ilvl="7" w:tplc="1C6248EC">
      <w:start w:val="1"/>
      <w:numFmt w:val="bullet"/>
      <w:lvlText w:val="o"/>
      <w:lvlJc w:val="left"/>
      <w:pPr>
        <w:ind w:left="6480" w:hanging="360"/>
      </w:pPr>
      <w:rPr>
        <w:rFonts w:ascii="Courier New" w:hAnsi="Courier New" w:hint="default"/>
      </w:rPr>
    </w:lvl>
    <w:lvl w:ilvl="8" w:tplc="09403B82">
      <w:start w:val="1"/>
      <w:numFmt w:val="bullet"/>
      <w:lvlText w:val=""/>
      <w:lvlJc w:val="left"/>
      <w:pPr>
        <w:ind w:left="7200" w:hanging="360"/>
      </w:pPr>
      <w:rPr>
        <w:rFonts w:ascii="Wingdings" w:hAnsi="Wingdings" w:hint="default"/>
      </w:rPr>
    </w:lvl>
  </w:abstractNum>
  <w:abstractNum w:abstractNumId="4" w15:restartNumberingAfterBreak="0">
    <w:nsid w:val="23661ABE"/>
    <w:multiLevelType w:val="hybridMultilevel"/>
    <w:tmpl w:val="D71A9C3E"/>
    <w:lvl w:ilvl="0" w:tplc="7E3AE66E">
      <w:start w:val="1"/>
      <w:numFmt w:val="upperRoman"/>
      <w:lvlText w:val="%1."/>
      <w:lvlJc w:val="left"/>
      <w:pPr>
        <w:ind w:left="720" w:hanging="360"/>
      </w:pPr>
    </w:lvl>
    <w:lvl w:ilvl="1" w:tplc="90E4187C">
      <w:start w:val="1"/>
      <w:numFmt w:val="lowerLetter"/>
      <w:lvlText w:val="%2."/>
      <w:lvlJc w:val="left"/>
      <w:pPr>
        <w:ind w:left="1440" w:hanging="360"/>
      </w:pPr>
    </w:lvl>
    <w:lvl w:ilvl="2" w:tplc="B3F0A352">
      <w:start w:val="1"/>
      <w:numFmt w:val="lowerRoman"/>
      <w:lvlText w:val="%3."/>
      <w:lvlJc w:val="right"/>
      <w:pPr>
        <w:ind w:left="2160" w:hanging="180"/>
      </w:pPr>
    </w:lvl>
    <w:lvl w:ilvl="3" w:tplc="FBE08D42">
      <w:start w:val="1"/>
      <w:numFmt w:val="decimal"/>
      <w:lvlText w:val="%4."/>
      <w:lvlJc w:val="left"/>
      <w:pPr>
        <w:ind w:left="2880" w:hanging="360"/>
      </w:pPr>
    </w:lvl>
    <w:lvl w:ilvl="4" w:tplc="A42E27F4">
      <w:start w:val="1"/>
      <w:numFmt w:val="lowerLetter"/>
      <w:lvlText w:val="%5."/>
      <w:lvlJc w:val="left"/>
      <w:pPr>
        <w:ind w:left="3600" w:hanging="360"/>
      </w:pPr>
    </w:lvl>
    <w:lvl w:ilvl="5" w:tplc="0B169E92">
      <w:start w:val="1"/>
      <w:numFmt w:val="lowerRoman"/>
      <w:lvlText w:val="%6."/>
      <w:lvlJc w:val="right"/>
      <w:pPr>
        <w:ind w:left="4320" w:hanging="180"/>
      </w:pPr>
    </w:lvl>
    <w:lvl w:ilvl="6" w:tplc="F5A66B88">
      <w:start w:val="1"/>
      <w:numFmt w:val="decimal"/>
      <w:lvlText w:val="%7."/>
      <w:lvlJc w:val="left"/>
      <w:pPr>
        <w:ind w:left="5040" w:hanging="360"/>
      </w:pPr>
    </w:lvl>
    <w:lvl w:ilvl="7" w:tplc="AF7A597A">
      <w:start w:val="1"/>
      <w:numFmt w:val="lowerLetter"/>
      <w:lvlText w:val="%8."/>
      <w:lvlJc w:val="left"/>
      <w:pPr>
        <w:ind w:left="5760" w:hanging="360"/>
      </w:pPr>
    </w:lvl>
    <w:lvl w:ilvl="8" w:tplc="22C083C4">
      <w:start w:val="1"/>
      <w:numFmt w:val="lowerRoman"/>
      <w:lvlText w:val="%9."/>
      <w:lvlJc w:val="right"/>
      <w:pPr>
        <w:ind w:left="6480" w:hanging="180"/>
      </w:pPr>
    </w:lvl>
  </w:abstractNum>
  <w:abstractNum w:abstractNumId="5" w15:restartNumberingAfterBreak="0">
    <w:nsid w:val="2481B1C3"/>
    <w:multiLevelType w:val="hybridMultilevel"/>
    <w:tmpl w:val="36A6EDE6"/>
    <w:lvl w:ilvl="0" w:tplc="21647A02">
      <w:start w:val="1"/>
      <w:numFmt w:val="decimal"/>
      <w:lvlText w:val="%1."/>
      <w:lvlJc w:val="left"/>
      <w:pPr>
        <w:ind w:left="720" w:hanging="360"/>
      </w:pPr>
    </w:lvl>
    <w:lvl w:ilvl="1" w:tplc="1620162E">
      <w:start w:val="1"/>
      <w:numFmt w:val="lowerLetter"/>
      <w:lvlText w:val="%2."/>
      <w:lvlJc w:val="left"/>
      <w:pPr>
        <w:ind w:left="1440" w:hanging="360"/>
      </w:pPr>
    </w:lvl>
    <w:lvl w:ilvl="2" w:tplc="34BA313E">
      <w:start w:val="1"/>
      <w:numFmt w:val="lowerRoman"/>
      <w:lvlText w:val="%3."/>
      <w:lvlJc w:val="right"/>
      <w:pPr>
        <w:ind w:left="2160" w:hanging="180"/>
      </w:pPr>
    </w:lvl>
    <w:lvl w:ilvl="3" w:tplc="614C3020">
      <w:start w:val="1"/>
      <w:numFmt w:val="decimal"/>
      <w:lvlText w:val="%4."/>
      <w:lvlJc w:val="left"/>
      <w:pPr>
        <w:ind w:left="2880" w:hanging="360"/>
      </w:pPr>
    </w:lvl>
    <w:lvl w:ilvl="4" w:tplc="CB7E3CAE">
      <w:start w:val="1"/>
      <w:numFmt w:val="lowerLetter"/>
      <w:lvlText w:val="%5."/>
      <w:lvlJc w:val="left"/>
      <w:pPr>
        <w:ind w:left="3600" w:hanging="360"/>
      </w:pPr>
    </w:lvl>
    <w:lvl w:ilvl="5" w:tplc="62E8DB22">
      <w:start w:val="1"/>
      <w:numFmt w:val="lowerRoman"/>
      <w:lvlText w:val="%6."/>
      <w:lvlJc w:val="right"/>
      <w:pPr>
        <w:ind w:left="4320" w:hanging="180"/>
      </w:pPr>
    </w:lvl>
    <w:lvl w:ilvl="6" w:tplc="5530732C">
      <w:start w:val="1"/>
      <w:numFmt w:val="decimal"/>
      <w:lvlText w:val="%7."/>
      <w:lvlJc w:val="left"/>
      <w:pPr>
        <w:ind w:left="5040" w:hanging="360"/>
      </w:pPr>
    </w:lvl>
    <w:lvl w:ilvl="7" w:tplc="DC02CF8E">
      <w:start w:val="1"/>
      <w:numFmt w:val="lowerLetter"/>
      <w:lvlText w:val="%8."/>
      <w:lvlJc w:val="left"/>
      <w:pPr>
        <w:ind w:left="5760" w:hanging="360"/>
      </w:pPr>
    </w:lvl>
    <w:lvl w:ilvl="8" w:tplc="21F4D83C">
      <w:start w:val="1"/>
      <w:numFmt w:val="lowerRoman"/>
      <w:lvlText w:val="%9."/>
      <w:lvlJc w:val="right"/>
      <w:pPr>
        <w:ind w:left="6480" w:hanging="180"/>
      </w:pPr>
    </w:lvl>
  </w:abstractNum>
  <w:abstractNum w:abstractNumId="6" w15:restartNumberingAfterBreak="0">
    <w:nsid w:val="29758EE3"/>
    <w:multiLevelType w:val="hybridMultilevel"/>
    <w:tmpl w:val="086093D8"/>
    <w:lvl w:ilvl="0" w:tplc="74601C3A">
      <w:start w:val="1"/>
      <w:numFmt w:val="upperRoman"/>
      <w:lvlText w:val="%1."/>
      <w:lvlJc w:val="left"/>
      <w:pPr>
        <w:ind w:left="720" w:hanging="360"/>
      </w:pPr>
    </w:lvl>
    <w:lvl w:ilvl="1" w:tplc="1F08C9A0">
      <w:start w:val="1"/>
      <w:numFmt w:val="lowerLetter"/>
      <w:lvlText w:val="%2."/>
      <w:lvlJc w:val="left"/>
      <w:pPr>
        <w:ind w:left="1440" w:hanging="360"/>
      </w:pPr>
    </w:lvl>
    <w:lvl w:ilvl="2" w:tplc="9F86620A">
      <w:start w:val="1"/>
      <w:numFmt w:val="lowerRoman"/>
      <w:lvlText w:val="%3."/>
      <w:lvlJc w:val="right"/>
      <w:pPr>
        <w:ind w:left="2160" w:hanging="180"/>
      </w:pPr>
    </w:lvl>
    <w:lvl w:ilvl="3" w:tplc="A2366304">
      <w:start w:val="1"/>
      <w:numFmt w:val="decimal"/>
      <w:lvlText w:val="%4."/>
      <w:lvlJc w:val="left"/>
      <w:pPr>
        <w:ind w:left="2880" w:hanging="360"/>
      </w:pPr>
    </w:lvl>
    <w:lvl w:ilvl="4" w:tplc="0F28BEA8">
      <w:start w:val="1"/>
      <w:numFmt w:val="lowerLetter"/>
      <w:lvlText w:val="%5."/>
      <w:lvlJc w:val="left"/>
      <w:pPr>
        <w:ind w:left="3600" w:hanging="360"/>
      </w:pPr>
    </w:lvl>
    <w:lvl w:ilvl="5" w:tplc="C2EA311C">
      <w:start w:val="1"/>
      <w:numFmt w:val="lowerRoman"/>
      <w:lvlText w:val="%6."/>
      <w:lvlJc w:val="right"/>
      <w:pPr>
        <w:ind w:left="4320" w:hanging="180"/>
      </w:pPr>
    </w:lvl>
    <w:lvl w:ilvl="6" w:tplc="5830B2A8">
      <w:start w:val="1"/>
      <w:numFmt w:val="decimal"/>
      <w:lvlText w:val="%7."/>
      <w:lvlJc w:val="left"/>
      <w:pPr>
        <w:ind w:left="5040" w:hanging="360"/>
      </w:pPr>
    </w:lvl>
    <w:lvl w:ilvl="7" w:tplc="81BC8C28">
      <w:start w:val="1"/>
      <w:numFmt w:val="lowerLetter"/>
      <w:lvlText w:val="%8."/>
      <w:lvlJc w:val="left"/>
      <w:pPr>
        <w:ind w:left="5760" w:hanging="360"/>
      </w:pPr>
    </w:lvl>
    <w:lvl w:ilvl="8" w:tplc="7C7E697E">
      <w:start w:val="1"/>
      <w:numFmt w:val="lowerRoman"/>
      <w:lvlText w:val="%9."/>
      <w:lvlJc w:val="right"/>
      <w:pPr>
        <w:ind w:left="6480" w:hanging="180"/>
      </w:pPr>
    </w:lvl>
  </w:abstractNum>
  <w:abstractNum w:abstractNumId="7" w15:restartNumberingAfterBreak="0">
    <w:nsid w:val="2DCE1D32"/>
    <w:multiLevelType w:val="hybridMultilevel"/>
    <w:tmpl w:val="D01AF3A4"/>
    <w:lvl w:ilvl="0" w:tplc="9CF4BD58">
      <w:start w:val="1"/>
      <w:numFmt w:val="bullet"/>
      <w:lvlText w:val=""/>
      <w:lvlJc w:val="left"/>
      <w:pPr>
        <w:ind w:left="720" w:hanging="360"/>
      </w:pPr>
      <w:rPr>
        <w:rFonts w:ascii="Symbol" w:hAnsi="Symbol" w:hint="default"/>
      </w:rPr>
    </w:lvl>
    <w:lvl w:ilvl="1" w:tplc="73E48CD8">
      <w:start w:val="1"/>
      <w:numFmt w:val="bullet"/>
      <w:lvlText w:val="o"/>
      <w:lvlJc w:val="left"/>
      <w:pPr>
        <w:ind w:left="1440" w:hanging="360"/>
      </w:pPr>
      <w:rPr>
        <w:rFonts w:ascii="Courier New" w:hAnsi="Courier New" w:hint="default"/>
      </w:rPr>
    </w:lvl>
    <w:lvl w:ilvl="2" w:tplc="E37E0952">
      <w:start w:val="1"/>
      <w:numFmt w:val="bullet"/>
      <w:lvlText w:val=""/>
      <w:lvlJc w:val="left"/>
      <w:pPr>
        <w:ind w:left="2160" w:hanging="360"/>
      </w:pPr>
      <w:rPr>
        <w:rFonts w:ascii="Wingdings" w:hAnsi="Wingdings" w:hint="default"/>
      </w:rPr>
    </w:lvl>
    <w:lvl w:ilvl="3" w:tplc="DF24111A">
      <w:start w:val="1"/>
      <w:numFmt w:val="bullet"/>
      <w:lvlText w:val=""/>
      <w:lvlJc w:val="left"/>
      <w:pPr>
        <w:ind w:left="2880" w:hanging="360"/>
      </w:pPr>
      <w:rPr>
        <w:rFonts w:ascii="Symbol" w:hAnsi="Symbol" w:hint="default"/>
      </w:rPr>
    </w:lvl>
    <w:lvl w:ilvl="4" w:tplc="569C23DC">
      <w:start w:val="1"/>
      <w:numFmt w:val="bullet"/>
      <w:lvlText w:val="o"/>
      <w:lvlJc w:val="left"/>
      <w:pPr>
        <w:ind w:left="3600" w:hanging="360"/>
      </w:pPr>
      <w:rPr>
        <w:rFonts w:ascii="Courier New" w:hAnsi="Courier New" w:hint="default"/>
      </w:rPr>
    </w:lvl>
    <w:lvl w:ilvl="5" w:tplc="34F89F64">
      <w:start w:val="1"/>
      <w:numFmt w:val="bullet"/>
      <w:lvlText w:val=""/>
      <w:lvlJc w:val="left"/>
      <w:pPr>
        <w:ind w:left="4320" w:hanging="360"/>
      </w:pPr>
      <w:rPr>
        <w:rFonts w:ascii="Wingdings" w:hAnsi="Wingdings" w:hint="default"/>
      </w:rPr>
    </w:lvl>
    <w:lvl w:ilvl="6" w:tplc="51963A16">
      <w:start w:val="1"/>
      <w:numFmt w:val="bullet"/>
      <w:lvlText w:val=""/>
      <w:lvlJc w:val="left"/>
      <w:pPr>
        <w:ind w:left="5040" w:hanging="360"/>
      </w:pPr>
      <w:rPr>
        <w:rFonts w:ascii="Symbol" w:hAnsi="Symbol" w:hint="default"/>
      </w:rPr>
    </w:lvl>
    <w:lvl w:ilvl="7" w:tplc="C4822DBC">
      <w:start w:val="1"/>
      <w:numFmt w:val="bullet"/>
      <w:lvlText w:val="o"/>
      <w:lvlJc w:val="left"/>
      <w:pPr>
        <w:ind w:left="5760" w:hanging="360"/>
      </w:pPr>
      <w:rPr>
        <w:rFonts w:ascii="Courier New" w:hAnsi="Courier New" w:hint="default"/>
      </w:rPr>
    </w:lvl>
    <w:lvl w:ilvl="8" w:tplc="CDE203EA">
      <w:start w:val="1"/>
      <w:numFmt w:val="bullet"/>
      <w:lvlText w:val=""/>
      <w:lvlJc w:val="left"/>
      <w:pPr>
        <w:ind w:left="6480" w:hanging="360"/>
      </w:pPr>
      <w:rPr>
        <w:rFonts w:ascii="Wingdings" w:hAnsi="Wingdings" w:hint="default"/>
      </w:rPr>
    </w:lvl>
  </w:abstractNum>
  <w:abstractNum w:abstractNumId="8" w15:restartNumberingAfterBreak="0">
    <w:nsid w:val="335977EF"/>
    <w:multiLevelType w:val="hybridMultilevel"/>
    <w:tmpl w:val="3944482A"/>
    <w:lvl w:ilvl="0" w:tplc="C41E3A46">
      <w:start w:val="1"/>
      <w:numFmt w:val="bullet"/>
      <w:lvlText w:val=""/>
      <w:lvlJc w:val="left"/>
      <w:pPr>
        <w:ind w:left="1080" w:hanging="360"/>
      </w:pPr>
      <w:rPr>
        <w:rFonts w:ascii="Wingdings" w:hAnsi="Wingdings" w:hint="default"/>
      </w:rPr>
    </w:lvl>
    <w:lvl w:ilvl="1" w:tplc="1BE2EE04">
      <w:start w:val="1"/>
      <w:numFmt w:val="bullet"/>
      <w:lvlText w:val="o"/>
      <w:lvlJc w:val="left"/>
      <w:pPr>
        <w:ind w:left="1800" w:hanging="360"/>
      </w:pPr>
      <w:rPr>
        <w:rFonts w:ascii="Courier New" w:hAnsi="Courier New" w:hint="default"/>
      </w:rPr>
    </w:lvl>
    <w:lvl w:ilvl="2" w:tplc="BDDE672A">
      <w:start w:val="1"/>
      <w:numFmt w:val="bullet"/>
      <w:lvlText w:val=""/>
      <w:lvlJc w:val="left"/>
      <w:pPr>
        <w:ind w:left="2520" w:hanging="360"/>
      </w:pPr>
      <w:rPr>
        <w:rFonts w:ascii="Wingdings" w:hAnsi="Wingdings" w:hint="default"/>
      </w:rPr>
    </w:lvl>
    <w:lvl w:ilvl="3" w:tplc="441411B8">
      <w:start w:val="1"/>
      <w:numFmt w:val="bullet"/>
      <w:lvlText w:val=""/>
      <w:lvlJc w:val="left"/>
      <w:pPr>
        <w:ind w:left="3240" w:hanging="360"/>
      </w:pPr>
      <w:rPr>
        <w:rFonts w:ascii="Symbol" w:hAnsi="Symbol" w:hint="default"/>
      </w:rPr>
    </w:lvl>
    <w:lvl w:ilvl="4" w:tplc="112886D4">
      <w:start w:val="1"/>
      <w:numFmt w:val="bullet"/>
      <w:lvlText w:val="o"/>
      <w:lvlJc w:val="left"/>
      <w:pPr>
        <w:ind w:left="3960" w:hanging="360"/>
      </w:pPr>
      <w:rPr>
        <w:rFonts w:ascii="Courier New" w:hAnsi="Courier New" w:hint="default"/>
      </w:rPr>
    </w:lvl>
    <w:lvl w:ilvl="5" w:tplc="F68CFAEA">
      <w:start w:val="1"/>
      <w:numFmt w:val="bullet"/>
      <w:lvlText w:val=""/>
      <w:lvlJc w:val="left"/>
      <w:pPr>
        <w:ind w:left="4680" w:hanging="360"/>
      </w:pPr>
      <w:rPr>
        <w:rFonts w:ascii="Wingdings" w:hAnsi="Wingdings" w:hint="default"/>
      </w:rPr>
    </w:lvl>
    <w:lvl w:ilvl="6" w:tplc="89DC418A">
      <w:start w:val="1"/>
      <w:numFmt w:val="bullet"/>
      <w:lvlText w:val=""/>
      <w:lvlJc w:val="left"/>
      <w:pPr>
        <w:ind w:left="5400" w:hanging="360"/>
      </w:pPr>
      <w:rPr>
        <w:rFonts w:ascii="Symbol" w:hAnsi="Symbol" w:hint="default"/>
      </w:rPr>
    </w:lvl>
    <w:lvl w:ilvl="7" w:tplc="AA1452BE">
      <w:start w:val="1"/>
      <w:numFmt w:val="bullet"/>
      <w:lvlText w:val="o"/>
      <w:lvlJc w:val="left"/>
      <w:pPr>
        <w:ind w:left="6120" w:hanging="360"/>
      </w:pPr>
      <w:rPr>
        <w:rFonts w:ascii="Courier New" w:hAnsi="Courier New" w:hint="default"/>
      </w:rPr>
    </w:lvl>
    <w:lvl w:ilvl="8" w:tplc="9A041860">
      <w:start w:val="1"/>
      <w:numFmt w:val="bullet"/>
      <w:lvlText w:val=""/>
      <w:lvlJc w:val="left"/>
      <w:pPr>
        <w:ind w:left="6840" w:hanging="360"/>
      </w:pPr>
      <w:rPr>
        <w:rFonts w:ascii="Wingdings" w:hAnsi="Wingdings" w:hint="default"/>
      </w:rPr>
    </w:lvl>
  </w:abstractNum>
  <w:abstractNum w:abstractNumId="9" w15:restartNumberingAfterBreak="0">
    <w:nsid w:val="477A1994"/>
    <w:multiLevelType w:val="hybridMultilevel"/>
    <w:tmpl w:val="4B5C7524"/>
    <w:lvl w:ilvl="0" w:tplc="7B5CF498">
      <w:start w:val="1"/>
      <w:numFmt w:val="upperRoman"/>
      <w:lvlText w:val="%1."/>
      <w:lvlJc w:val="left"/>
      <w:pPr>
        <w:ind w:left="720" w:hanging="360"/>
      </w:pPr>
    </w:lvl>
    <w:lvl w:ilvl="1" w:tplc="001C9A68">
      <w:start w:val="1"/>
      <w:numFmt w:val="lowerLetter"/>
      <w:lvlText w:val="%2."/>
      <w:lvlJc w:val="left"/>
      <w:pPr>
        <w:ind w:left="1440" w:hanging="360"/>
      </w:pPr>
    </w:lvl>
    <w:lvl w:ilvl="2" w:tplc="F632A2CC">
      <w:start w:val="1"/>
      <w:numFmt w:val="lowerRoman"/>
      <w:lvlText w:val="%3."/>
      <w:lvlJc w:val="right"/>
      <w:pPr>
        <w:ind w:left="2160" w:hanging="180"/>
      </w:pPr>
    </w:lvl>
    <w:lvl w:ilvl="3" w:tplc="07220D94">
      <w:start w:val="1"/>
      <w:numFmt w:val="decimal"/>
      <w:lvlText w:val="%4."/>
      <w:lvlJc w:val="left"/>
      <w:pPr>
        <w:ind w:left="2880" w:hanging="360"/>
      </w:pPr>
    </w:lvl>
    <w:lvl w:ilvl="4" w:tplc="58EA7C32">
      <w:start w:val="1"/>
      <w:numFmt w:val="lowerLetter"/>
      <w:lvlText w:val="%5."/>
      <w:lvlJc w:val="left"/>
      <w:pPr>
        <w:ind w:left="3600" w:hanging="360"/>
      </w:pPr>
    </w:lvl>
    <w:lvl w:ilvl="5" w:tplc="F8EC3E0C">
      <w:start w:val="1"/>
      <w:numFmt w:val="lowerRoman"/>
      <w:lvlText w:val="%6."/>
      <w:lvlJc w:val="right"/>
      <w:pPr>
        <w:ind w:left="4320" w:hanging="180"/>
      </w:pPr>
    </w:lvl>
    <w:lvl w:ilvl="6" w:tplc="BAC24274">
      <w:start w:val="1"/>
      <w:numFmt w:val="decimal"/>
      <w:lvlText w:val="%7."/>
      <w:lvlJc w:val="left"/>
      <w:pPr>
        <w:ind w:left="5040" w:hanging="360"/>
      </w:pPr>
    </w:lvl>
    <w:lvl w:ilvl="7" w:tplc="AAA866B6">
      <w:start w:val="1"/>
      <w:numFmt w:val="lowerLetter"/>
      <w:lvlText w:val="%8."/>
      <w:lvlJc w:val="left"/>
      <w:pPr>
        <w:ind w:left="5760" w:hanging="360"/>
      </w:pPr>
    </w:lvl>
    <w:lvl w:ilvl="8" w:tplc="E29CFD14">
      <w:start w:val="1"/>
      <w:numFmt w:val="lowerRoman"/>
      <w:lvlText w:val="%9."/>
      <w:lvlJc w:val="right"/>
      <w:pPr>
        <w:ind w:left="6480" w:hanging="180"/>
      </w:pPr>
    </w:lvl>
  </w:abstractNum>
  <w:abstractNum w:abstractNumId="10" w15:restartNumberingAfterBreak="0">
    <w:nsid w:val="5E7F4855"/>
    <w:multiLevelType w:val="hybridMultilevel"/>
    <w:tmpl w:val="0E86AA4E"/>
    <w:lvl w:ilvl="0" w:tplc="F2820340">
      <w:start w:val="1"/>
      <w:numFmt w:val="decimal"/>
      <w:lvlText w:val="%1."/>
      <w:lvlJc w:val="left"/>
      <w:pPr>
        <w:ind w:left="720" w:hanging="360"/>
      </w:pPr>
    </w:lvl>
    <w:lvl w:ilvl="1" w:tplc="09D44648">
      <w:start w:val="1"/>
      <w:numFmt w:val="lowerLetter"/>
      <w:lvlText w:val="%2."/>
      <w:lvlJc w:val="left"/>
      <w:pPr>
        <w:ind w:left="1440" w:hanging="360"/>
      </w:pPr>
    </w:lvl>
    <w:lvl w:ilvl="2" w:tplc="B15A49AE">
      <w:start w:val="1"/>
      <w:numFmt w:val="lowerRoman"/>
      <w:lvlText w:val="%3."/>
      <w:lvlJc w:val="right"/>
      <w:pPr>
        <w:ind w:left="2160" w:hanging="180"/>
      </w:pPr>
    </w:lvl>
    <w:lvl w:ilvl="3" w:tplc="19F05E00">
      <w:start w:val="1"/>
      <w:numFmt w:val="decimal"/>
      <w:lvlText w:val="%4."/>
      <w:lvlJc w:val="left"/>
      <w:pPr>
        <w:ind w:left="2880" w:hanging="360"/>
      </w:pPr>
    </w:lvl>
    <w:lvl w:ilvl="4" w:tplc="A7423D44">
      <w:start w:val="1"/>
      <w:numFmt w:val="lowerLetter"/>
      <w:lvlText w:val="%5."/>
      <w:lvlJc w:val="left"/>
      <w:pPr>
        <w:ind w:left="3600" w:hanging="360"/>
      </w:pPr>
    </w:lvl>
    <w:lvl w:ilvl="5" w:tplc="EC90EB3A">
      <w:start w:val="1"/>
      <w:numFmt w:val="lowerRoman"/>
      <w:lvlText w:val="%6."/>
      <w:lvlJc w:val="right"/>
      <w:pPr>
        <w:ind w:left="4320" w:hanging="180"/>
      </w:pPr>
    </w:lvl>
    <w:lvl w:ilvl="6" w:tplc="CAB2C272">
      <w:start w:val="1"/>
      <w:numFmt w:val="decimal"/>
      <w:lvlText w:val="%7."/>
      <w:lvlJc w:val="left"/>
      <w:pPr>
        <w:ind w:left="5040" w:hanging="360"/>
      </w:pPr>
    </w:lvl>
    <w:lvl w:ilvl="7" w:tplc="36DA90AE">
      <w:start w:val="1"/>
      <w:numFmt w:val="lowerLetter"/>
      <w:lvlText w:val="%8."/>
      <w:lvlJc w:val="left"/>
      <w:pPr>
        <w:ind w:left="5760" w:hanging="360"/>
      </w:pPr>
    </w:lvl>
    <w:lvl w:ilvl="8" w:tplc="EC5E7406">
      <w:start w:val="1"/>
      <w:numFmt w:val="lowerRoman"/>
      <w:lvlText w:val="%9."/>
      <w:lvlJc w:val="right"/>
      <w:pPr>
        <w:ind w:left="6480" w:hanging="180"/>
      </w:pPr>
    </w:lvl>
  </w:abstractNum>
  <w:abstractNum w:abstractNumId="11" w15:restartNumberingAfterBreak="0">
    <w:nsid w:val="62F4E534"/>
    <w:multiLevelType w:val="hybridMultilevel"/>
    <w:tmpl w:val="EDC2D4A2"/>
    <w:lvl w:ilvl="0" w:tplc="E544012C">
      <w:start w:val="1"/>
      <w:numFmt w:val="bullet"/>
      <w:lvlText w:val=""/>
      <w:lvlJc w:val="left"/>
      <w:pPr>
        <w:ind w:left="1080" w:hanging="360"/>
      </w:pPr>
      <w:rPr>
        <w:rFonts w:ascii="Wingdings" w:hAnsi="Wingdings" w:hint="default"/>
      </w:rPr>
    </w:lvl>
    <w:lvl w:ilvl="1" w:tplc="61C2BFD0">
      <w:start w:val="1"/>
      <w:numFmt w:val="bullet"/>
      <w:lvlText w:val="o"/>
      <w:lvlJc w:val="left"/>
      <w:pPr>
        <w:ind w:left="1800" w:hanging="360"/>
      </w:pPr>
      <w:rPr>
        <w:rFonts w:ascii="Courier New" w:hAnsi="Courier New" w:hint="default"/>
      </w:rPr>
    </w:lvl>
    <w:lvl w:ilvl="2" w:tplc="0116FA48">
      <w:start w:val="1"/>
      <w:numFmt w:val="bullet"/>
      <w:lvlText w:val=""/>
      <w:lvlJc w:val="left"/>
      <w:pPr>
        <w:ind w:left="2520" w:hanging="360"/>
      </w:pPr>
      <w:rPr>
        <w:rFonts w:ascii="Wingdings" w:hAnsi="Wingdings" w:hint="default"/>
      </w:rPr>
    </w:lvl>
    <w:lvl w:ilvl="3" w:tplc="2F8C8AF6">
      <w:start w:val="1"/>
      <w:numFmt w:val="bullet"/>
      <w:lvlText w:val=""/>
      <w:lvlJc w:val="left"/>
      <w:pPr>
        <w:ind w:left="3240" w:hanging="360"/>
      </w:pPr>
      <w:rPr>
        <w:rFonts w:ascii="Symbol" w:hAnsi="Symbol" w:hint="default"/>
      </w:rPr>
    </w:lvl>
    <w:lvl w:ilvl="4" w:tplc="7E6A4834">
      <w:start w:val="1"/>
      <w:numFmt w:val="bullet"/>
      <w:lvlText w:val="o"/>
      <w:lvlJc w:val="left"/>
      <w:pPr>
        <w:ind w:left="3960" w:hanging="360"/>
      </w:pPr>
      <w:rPr>
        <w:rFonts w:ascii="Courier New" w:hAnsi="Courier New" w:hint="default"/>
      </w:rPr>
    </w:lvl>
    <w:lvl w:ilvl="5" w:tplc="4EE66048">
      <w:start w:val="1"/>
      <w:numFmt w:val="bullet"/>
      <w:lvlText w:val=""/>
      <w:lvlJc w:val="left"/>
      <w:pPr>
        <w:ind w:left="4680" w:hanging="360"/>
      </w:pPr>
      <w:rPr>
        <w:rFonts w:ascii="Wingdings" w:hAnsi="Wingdings" w:hint="default"/>
      </w:rPr>
    </w:lvl>
    <w:lvl w:ilvl="6" w:tplc="1032C812">
      <w:start w:val="1"/>
      <w:numFmt w:val="bullet"/>
      <w:lvlText w:val=""/>
      <w:lvlJc w:val="left"/>
      <w:pPr>
        <w:ind w:left="5400" w:hanging="360"/>
      </w:pPr>
      <w:rPr>
        <w:rFonts w:ascii="Symbol" w:hAnsi="Symbol" w:hint="default"/>
      </w:rPr>
    </w:lvl>
    <w:lvl w:ilvl="7" w:tplc="174C01C8">
      <w:start w:val="1"/>
      <w:numFmt w:val="bullet"/>
      <w:lvlText w:val="o"/>
      <w:lvlJc w:val="left"/>
      <w:pPr>
        <w:ind w:left="6120" w:hanging="360"/>
      </w:pPr>
      <w:rPr>
        <w:rFonts w:ascii="Courier New" w:hAnsi="Courier New" w:hint="default"/>
      </w:rPr>
    </w:lvl>
    <w:lvl w:ilvl="8" w:tplc="9A38D51E">
      <w:start w:val="1"/>
      <w:numFmt w:val="bullet"/>
      <w:lvlText w:val=""/>
      <w:lvlJc w:val="left"/>
      <w:pPr>
        <w:ind w:left="6840" w:hanging="360"/>
      </w:pPr>
      <w:rPr>
        <w:rFonts w:ascii="Wingdings" w:hAnsi="Wingdings" w:hint="default"/>
      </w:rPr>
    </w:lvl>
  </w:abstractNum>
  <w:abstractNum w:abstractNumId="12" w15:restartNumberingAfterBreak="0">
    <w:nsid w:val="6853A216"/>
    <w:multiLevelType w:val="hybridMultilevel"/>
    <w:tmpl w:val="F4EA70E4"/>
    <w:lvl w:ilvl="0" w:tplc="462EA35C">
      <w:start w:val="1"/>
      <w:numFmt w:val="bullet"/>
      <w:lvlText w:val=""/>
      <w:lvlJc w:val="left"/>
      <w:pPr>
        <w:ind w:left="720" w:hanging="360"/>
      </w:pPr>
      <w:rPr>
        <w:rFonts w:ascii="Symbol" w:hAnsi="Symbol" w:hint="default"/>
      </w:rPr>
    </w:lvl>
    <w:lvl w:ilvl="1" w:tplc="B3AEC2A2">
      <w:start w:val="1"/>
      <w:numFmt w:val="bullet"/>
      <w:lvlText w:val="o"/>
      <w:lvlJc w:val="left"/>
      <w:pPr>
        <w:ind w:left="1440" w:hanging="360"/>
      </w:pPr>
      <w:rPr>
        <w:rFonts w:ascii="Courier New" w:hAnsi="Courier New" w:hint="default"/>
      </w:rPr>
    </w:lvl>
    <w:lvl w:ilvl="2" w:tplc="5E381A9C">
      <w:start w:val="1"/>
      <w:numFmt w:val="bullet"/>
      <w:lvlText w:val=""/>
      <w:lvlJc w:val="left"/>
      <w:pPr>
        <w:ind w:left="2160" w:hanging="360"/>
      </w:pPr>
      <w:rPr>
        <w:rFonts w:ascii="Wingdings" w:hAnsi="Wingdings" w:hint="default"/>
      </w:rPr>
    </w:lvl>
    <w:lvl w:ilvl="3" w:tplc="4C2A447A">
      <w:start w:val="1"/>
      <w:numFmt w:val="bullet"/>
      <w:lvlText w:val=""/>
      <w:lvlJc w:val="left"/>
      <w:pPr>
        <w:ind w:left="2880" w:hanging="360"/>
      </w:pPr>
      <w:rPr>
        <w:rFonts w:ascii="Symbol" w:hAnsi="Symbol" w:hint="default"/>
      </w:rPr>
    </w:lvl>
    <w:lvl w:ilvl="4" w:tplc="5C685D12">
      <w:start w:val="1"/>
      <w:numFmt w:val="bullet"/>
      <w:lvlText w:val="o"/>
      <w:lvlJc w:val="left"/>
      <w:pPr>
        <w:ind w:left="3600" w:hanging="360"/>
      </w:pPr>
      <w:rPr>
        <w:rFonts w:ascii="Courier New" w:hAnsi="Courier New" w:hint="default"/>
      </w:rPr>
    </w:lvl>
    <w:lvl w:ilvl="5" w:tplc="13A4C75A">
      <w:start w:val="1"/>
      <w:numFmt w:val="bullet"/>
      <w:lvlText w:val=""/>
      <w:lvlJc w:val="left"/>
      <w:pPr>
        <w:ind w:left="4320" w:hanging="360"/>
      </w:pPr>
      <w:rPr>
        <w:rFonts w:ascii="Wingdings" w:hAnsi="Wingdings" w:hint="default"/>
      </w:rPr>
    </w:lvl>
    <w:lvl w:ilvl="6" w:tplc="48066914">
      <w:start w:val="1"/>
      <w:numFmt w:val="bullet"/>
      <w:lvlText w:val=""/>
      <w:lvlJc w:val="left"/>
      <w:pPr>
        <w:ind w:left="5040" w:hanging="360"/>
      </w:pPr>
      <w:rPr>
        <w:rFonts w:ascii="Symbol" w:hAnsi="Symbol" w:hint="default"/>
      </w:rPr>
    </w:lvl>
    <w:lvl w:ilvl="7" w:tplc="88AA7864">
      <w:start w:val="1"/>
      <w:numFmt w:val="bullet"/>
      <w:lvlText w:val="o"/>
      <w:lvlJc w:val="left"/>
      <w:pPr>
        <w:ind w:left="5760" w:hanging="360"/>
      </w:pPr>
      <w:rPr>
        <w:rFonts w:ascii="Courier New" w:hAnsi="Courier New" w:hint="default"/>
      </w:rPr>
    </w:lvl>
    <w:lvl w:ilvl="8" w:tplc="39223170">
      <w:start w:val="1"/>
      <w:numFmt w:val="bullet"/>
      <w:lvlText w:val=""/>
      <w:lvlJc w:val="left"/>
      <w:pPr>
        <w:ind w:left="6480" w:hanging="360"/>
      </w:pPr>
      <w:rPr>
        <w:rFonts w:ascii="Wingdings" w:hAnsi="Wingdings" w:hint="default"/>
      </w:rPr>
    </w:lvl>
  </w:abstractNum>
  <w:num w:numId="1" w16cid:durableId="1714379224">
    <w:abstractNumId w:val="5"/>
  </w:num>
  <w:num w:numId="2" w16cid:durableId="468714455">
    <w:abstractNumId w:val="6"/>
  </w:num>
  <w:num w:numId="3" w16cid:durableId="1828016174">
    <w:abstractNumId w:val="12"/>
  </w:num>
  <w:num w:numId="4" w16cid:durableId="1439175655">
    <w:abstractNumId w:val="3"/>
  </w:num>
  <w:num w:numId="5" w16cid:durableId="818156385">
    <w:abstractNumId w:val="8"/>
  </w:num>
  <w:num w:numId="6" w16cid:durableId="777215580">
    <w:abstractNumId w:val="11"/>
  </w:num>
  <w:num w:numId="7" w16cid:durableId="1815372626">
    <w:abstractNumId w:val="1"/>
  </w:num>
  <w:num w:numId="8" w16cid:durableId="239561648">
    <w:abstractNumId w:val="7"/>
  </w:num>
  <w:num w:numId="9" w16cid:durableId="522205464">
    <w:abstractNumId w:val="4"/>
  </w:num>
  <w:num w:numId="10" w16cid:durableId="199904877">
    <w:abstractNumId w:val="10"/>
  </w:num>
  <w:num w:numId="11" w16cid:durableId="1453355589">
    <w:abstractNumId w:val="2"/>
  </w:num>
  <w:num w:numId="12" w16cid:durableId="590625673">
    <w:abstractNumId w:val="9"/>
  </w:num>
  <w:num w:numId="13" w16cid:durableId="1072430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AN CÙ NGỌC THUẬN">
    <w15:presenceInfo w15:providerId="AD" w15:userId="S::2001207186@hufi.edu.vn::044f62b3-543b-4cbe-b8e1-a5eaf67bea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F0F7EC"/>
    <w:rsid w:val="000179BB"/>
    <w:rsid w:val="00116280"/>
    <w:rsid w:val="00314529"/>
    <w:rsid w:val="00466284"/>
    <w:rsid w:val="00935F6B"/>
    <w:rsid w:val="009A75D9"/>
    <w:rsid w:val="00B764F0"/>
    <w:rsid w:val="00B8E17E"/>
    <w:rsid w:val="01731DEE"/>
    <w:rsid w:val="02679E9E"/>
    <w:rsid w:val="0350267F"/>
    <w:rsid w:val="03D0BB79"/>
    <w:rsid w:val="03FE3142"/>
    <w:rsid w:val="04C3CE16"/>
    <w:rsid w:val="04DA2FC5"/>
    <w:rsid w:val="050A229F"/>
    <w:rsid w:val="05A2EA4D"/>
    <w:rsid w:val="05ACA0C6"/>
    <w:rsid w:val="05DCF74C"/>
    <w:rsid w:val="06A5F300"/>
    <w:rsid w:val="088EC5EB"/>
    <w:rsid w:val="0893F18B"/>
    <w:rsid w:val="08D1A265"/>
    <w:rsid w:val="08F08C3E"/>
    <w:rsid w:val="0A8C5C9F"/>
    <w:rsid w:val="0B6F03EC"/>
    <w:rsid w:val="100FC7BB"/>
    <w:rsid w:val="1081B462"/>
    <w:rsid w:val="135C70B4"/>
    <w:rsid w:val="13671492"/>
    <w:rsid w:val="141C719A"/>
    <w:rsid w:val="1449097A"/>
    <w:rsid w:val="151789A0"/>
    <w:rsid w:val="1611C786"/>
    <w:rsid w:val="16836AF5"/>
    <w:rsid w:val="169EB554"/>
    <w:rsid w:val="16B34A2A"/>
    <w:rsid w:val="18269064"/>
    <w:rsid w:val="18DAABD7"/>
    <w:rsid w:val="1AC8B78B"/>
    <w:rsid w:val="1B22B24C"/>
    <w:rsid w:val="1CBEED95"/>
    <w:rsid w:val="1CC14D41"/>
    <w:rsid w:val="1D6A1CEB"/>
    <w:rsid w:val="1D801D1F"/>
    <w:rsid w:val="1E8821B5"/>
    <w:rsid w:val="1EED8F38"/>
    <w:rsid w:val="207673B8"/>
    <w:rsid w:val="2151EA90"/>
    <w:rsid w:val="2191357B"/>
    <w:rsid w:val="222429F8"/>
    <w:rsid w:val="22AE018D"/>
    <w:rsid w:val="236579CD"/>
    <w:rsid w:val="23D76674"/>
    <w:rsid w:val="2449D1EE"/>
    <w:rsid w:val="24D545B7"/>
    <w:rsid w:val="24D81792"/>
    <w:rsid w:val="24F0F7EC"/>
    <w:rsid w:val="2523FD45"/>
    <w:rsid w:val="2660CD2E"/>
    <w:rsid w:val="26E75B99"/>
    <w:rsid w:val="278172B0"/>
    <w:rsid w:val="2911353E"/>
    <w:rsid w:val="29716F33"/>
    <w:rsid w:val="2A452715"/>
    <w:rsid w:val="2B631A19"/>
    <w:rsid w:val="2CC5F771"/>
    <w:rsid w:val="2CFEEA7A"/>
    <w:rsid w:val="2D65205D"/>
    <w:rsid w:val="2F8FE1BB"/>
    <w:rsid w:val="3012A128"/>
    <w:rsid w:val="312BB21C"/>
    <w:rsid w:val="31E3882B"/>
    <w:rsid w:val="322BDE73"/>
    <w:rsid w:val="32AE5A20"/>
    <w:rsid w:val="33BCFFEC"/>
    <w:rsid w:val="344A2A81"/>
    <w:rsid w:val="3499ED87"/>
    <w:rsid w:val="34F0F8AC"/>
    <w:rsid w:val="36049C1E"/>
    <w:rsid w:val="3653EBCA"/>
    <w:rsid w:val="366ABDFE"/>
    <w:rsid w:val="36A1D0B1"/>
    <w:rsid w:val="36BAE6A0"/>
    <w:rsid w:val="36C7DDC7"/>
    <w:rsid w:val="380D829E"/>
    <w:rsid w:val="38A93C8F"/>
    <w:rsid w:val="391CBBA8"/>
    <w:rsid w:val="3B828F56"/>
    <w:rsid w:val="3DAEA816"/>
    <w:rsid w:val="3E6DCB82"/>
    <w:rsid w:val="3E9399CD"/>
    <w:rsid w:val="3EBD4123"/>
    <w:rsid w:val="3F808143"/>
    <w:rsid w:val="406B98DF"/>
    <w:rsid w:val="409A8BD1"/>
    <w:rsid w:val="40ED9937"/>
    <w:rsid w:val="4127499C"/>
    <w:rsid w:val="419DDF9E"/>
    <w:rsid w:val="42C319FD"/>
    <w:rsid w:val="44092E11"/>
    <w:rsid w:val="46258525"/>
    <w:rsid w:val="4740B09B"/>
    <w:rsid w:val="4772A10C"/>
    <w:rsid w:val="47BF251E"/>
    <w:rsid w:val="47F24180"/>
    <w:rsid w:val="4859B11C"/>
    <w:rsid w:val="49325B81"/>
    <w:rsid w:val="494B90F6"/>
    <w:rsid w:val="4A608A82"/>
    <w:rsid w:val="4ACE2BE2"/>
    <w:rsid w:val="4BCDF6A0"/>
    <w:rsid w:val="4D350AEC"/>
    <w:rsid w:val="4E1EF501"/>
    <w:rsid w:val="4E3E2842"/>
    <w:rsid w:val="4E4BA806"/>
    <w:rsid w:val="4E61EAAA"/>
    <w:rsid w:val="4E75DB98"/>
    <w:rsid w:val="4FA19D05"/>
    <w:rsid w:val="4FD94665"/>
    <w:rsid w:val="5127AE09"/>
    <w:rsid w:val="514CDF07"/>
    <w:rsid w:val="519FAFFF"/>
    <w:rsid w:val="52E12B4D"/>
    <w:rsid w:val="53772635"/>
    <w:rsid w:val="53D2F507"/>
    <w:rsid w:val="53E52F24"/>
    <w:rsid w:val="54750E28"/>
    <w:rsid w:val="5487AD4B"/>
    <w:rsid w:val="5521D738"/>
    <w:rsid w:val="556CC197"/>
    <w:rsid w:val="5580FF85"/>
    <w:rsid w:val="55C77ED7"/>
    <w:rsid w:val="56237DAC"/>
    <w:rsid w:val="56317397"/>
    <w:rsid w:val="57184B65"/>
    <w:rsid w:val="578E446D"/>
    <w:rsid w:val="57BC10B4"/>
    <w:rsid w:val="58CCF731"/>
    <w:rsid w:val="58D7E8D2"/>
    <w:rsid w:val="59C90F02"/>
    <w:rsid w:val="5A2FF402"/>
    <w:rsid w:val="5A5470A8"/>
    <w:rsid w:val="5BE16412"/>
    <w:rsid w:val="5C121F9E"/>
    <w:rsid w:val="5C880D93"/>
    <w:rsid w:val="5D0C6AD0"/>
    <w:rsid w:val="5D726112"/>
    <w:rsid w:val="5D809A2C"/>
    <w:rsid w:val="5D883D3B"/>
    <w:rsid w:val="5E3242A4"/>
    <w:rsid w:val="5F240D9C"/>
    <w:rsid w:val="60224C8D"/>
    <w:rsid w:val="6143BA46"/>
    <w:rsid w:val="616383DF"/>
    <w:rsid w:val="61ACAF46"/>
    <w:rsid w:val="62CEAC5C"/>
    <w:rsid w:val="62F74F17"/>
    <w:rsid w:val="6326ED25"/>
    <w:rsid w:val="648A8196"/>
    <w:rsid w:val="662140D7"/>
    <w:rsid w:val="66D8ED78"/>
    <w:rsid w:val="6723ADF0"/>
    <w:rsid w:val="67CAC03A"/>
    <w:rsid w:val="68489538"/>
    <w:rsid w:val="6958E199"/>
    <w:rsid w:val="69A6EB14"/>
    <w:rsid w:val="69B39DDE"/>
    <w:rsid w:val="69D41B4E"/>
    <w:rsid w:val="6A631FA9"/>
    <w:rsid w:val="6B0B49A6"/>
    <w:rsid w:val="6B6EA50C"/>
    <w:rsid w:val="6B941635"/>
    <w:rsid w:val="6D4F22A9"/>
    <w:rsid w:val="6D78CBF3"/>
    <w:rsid w:val="6EC8981B"/>
    <w:rsid w:val="70894FE0"/>
    <w:rsid w:val="70A87F2F"/>
    <w:rsid w:val="70E1C37C"/>
    <w:rsid w:val="71D53B70"/>
    <w:rsid w:val="71D6F3D3"/>
    <w:rsid w:val="74E83D1F"/>
    <w:rsid w:val="7630B461"/>
    <w:rsid w:val="77A73005"/>
    <w:rsid w:val="77E18F84"/>
    <w:rsid w:val="793E359B"/>
    <w:rsid w:val="79DC9016"/>
    <w:rsid w:val="79E84C19"/>
    <w:rsid w:val="7A449EDC"/>
    <w:rsid w:val="7A574EFB"/>
    <w:rsid w:val="7A7FE8F9"/>
    <w:rsid w:val="7AF3BFD4"/>
    <w:rsid w:val="7B529609"/>
    <w:rsid w:val="7BE659D4"/>
    <w:rsid w:val="7CCF1DDF"/>
    <w:rsid w:val="7D1FECDB"/>
    <w:rsid w:val="7E155841"/>
    <w:rsid w:val="7EC8A1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F7EC"/>
  <w15:chartTrackingRefBased/>
  <w15:docId w15:val="{6ED7BE6D-D7D4-4146-93A0-E172646B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517</Words>
  <Characters>2950</Characters>
  <Application>Microsoft Office Word</Application>
  <DocSecurity>0</DocSecurity>
  <Lines>24</Lines>
  <Paragraphs>6</Paragraphs>
  <ScaleCrop>false</ScaleCrop>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CÙ NGỌC THUẬN</dc:creator>
  <cp:keywords/>
  <dc:description/>
  <cp:lastModifiedBy>PHAN CÙ NGỌC THUẬN</cp:lastModifiedBy>
  <cp:revision>4</cp:revision>
  <dcterms:created xsi:type="dcterms:W3CDTF">2022-12-31T10:35:00Z</dcterms:created>
  <dcterms:modified xsi:type="dcterms:W3CDTF">2024-10-10T10:24:00Z</dcterms:modified>
</cp:coreProperties>
</file>